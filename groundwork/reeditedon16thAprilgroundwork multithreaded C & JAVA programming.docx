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D3455" w14:textId="77777777" w:rsidR="000A24F2" w:rsidRPr="00781FAB" w:rsidRDefault="000152A1" w:rsidP="00010E5F">
      <w:pPr>
        <w:pStyle w:val="Heading1"/>
        <w:rPr>
          <w:rFonts w:asciiTheme="minorHAnsi" w:hAnsiTheme="minorHAnsi" w:cstheme="minorHAnsi"/>
          <w:b/>
          <w:rPrChange w:id="0" w:author="Microsoft" w:date="2020-04-15T17:12:00Z">
            <w:rPr>
              <w:b/>
            </w:rPr>
          </w:rPrChange>
        </w:rPr>
      </w:pPr>
      <w:r w:rsidRPr="00781FAB">
        <w:rPr>
          <w:rFonts w:asciiTheme="minorHAnsi" w:hAnsiTheme="minorHAnsi" w:cstheme="minorHAnsi"/>
          <w:b/>
          <w:rPrChange w:id="1" w:author="Microsoft" w:date="2020-04-15T17:12:00Z">
            <w:rPr>
              <w:b/>
            </w:rPr>
          </w:rPrChange>
        </w:rPr>
        <w:t>C Programming:</w:t>
      </w:r>
    </w:p>
    <w:p w14:paraId="4A9D759F" w14:textId="77777777" w:rsidR="0097474A" w:rsidRPr="00781FAB" w:rsidRDefault="0097474A" w:rsidP="0097474A">
      <w:pPr>
        <w:rPr>
          <w:rFonts w:cstheme="minorHAnsi"/>
        </w:rPr>
      </w:pPr>
    </w:p>
    <w:p w14:paraId="15B63F50" w14:textId="77777777" w:rsidR="002A05FE" w:rsidRPr="00D55598" w:rsidRDefault="00B84C29" w:rsidP="000A24F2">
      <w:pPr>
        <w:rPr>
          <w:ins w:id="2" w:author="Microsoft" w:date="2020-04-09T15:27:00Z"/>
          <w:rFonts w:cstheme="minorHAnsi"/>
          <w:b/>
          <w:sz w:val="24"/>
          <w:szCs w:val="24"/>
        </w:rPr>
      </w:pPr>
      <w:r w:rsidRPr="0026078C">
        <w:rPr>
          <w:rFonts w:cstheme="minorHAnsi"/>
          <w:b/>
          <w:sz w:val="24"/>
          <w:szCs w:val="24"/>
        </w:rPr>
        <w:t>Language based capability:</w:t>
      </w:r>
    </w:p>
    <w:p w14:paraId="76A12CAA" w14:textId="622A3B85" w:rsidR="00E06364" w:rsidRPr="00781FAB" w:rsidRDefault="00936946">
      <w:pPr>
        <w:jc w:val="both"/>
        <w:rPr>
          <w:ins w:id="3" w:author="Microsoft" w:date="2020-04-09T16:23:00Z"/>
          <w:rFonts w:cstheme="minorHAnsi"/>
          <w:b/>
          <w:sz w:val="24"/>
          <w:szCs w:val="24"/>
        </w:rPr>
        <w:pPrChange w:id="4" w:author="Microsoft" w:date="2020-04-16T16:14:00Z">
          <w:pPr/>
        </w:pPrChange>
      </w:pPr>
      <w:ins w:id="5" w:author="Microsoft" w:date="2020-04-09T15:27:00Z">
        <w:r w:rsidRPr="00FC394D">
          <w:rPr>
            <w:rFonts w:cstheme="minorHAnsi"/>
            <w:b/>
            <w:sz w:val="24"/>
            <w:szCs w:val="24"/>
          </w:rPr>
          <w:t>User Level threads:</w:t>
        </w:r>
      </w:ins>
      <w:ins w:id="6" w:author="Microsoft" w:date="2020-04-09T16:18:00Z">
        <w:r w:rsidR="00E06364" w:rsidRPr="006274E9">
          <w:rPr>
            <w:rFonts w:cstheme="minorHAnsi"/>
            <w:b/>
            <w:sz w:val="24"/>
            <w:szCs w:val="24"/>
          </w:rPr>
          <w:t xml:space="preserve"> </w:t>
        </w:r>
        <w:r w:rsidR="00E06364" w:rsidRPr="00781FAB">
          <w:rPr>
            <w:rFonts w:cstheme="minorHAnsi"/>
            <w:sz w:val="24"/>
            <w:szCs w:val="24"/>
            <w:rPrChange w:id="7" w:author="Microsoft" w:date="2020-04-15T17:12:00Z">
              <w:rPr>
                <w:rFonts w:cstheme="minorHAnsi"/>
                <w:b/>
                <w:sz w:val="24"/>
                <w:szCs w:val="24"/>
              </w:rPr>
            </w:rPrChange>
          </w:rPr>
          <w:t>User manages this thread in Application layer.</w:t>
        </w:r>
      </w:ins>
      <w:ins w:id="8" w:author="Microsoft" w:date="2020-04-09T16:19:00Z">
        <w:r w:rsidR="00E06364" w:rsidRPr="00781FAB">
          <w:rPr>
            <w:rFonts w:cstheme="minorHAnsi"/>
            <w:sz w:val="24"/>
            <w:szCs w:val="24"/>
            <w:rPrChange w:id="9" w:author="Microsoft" w:date="2020-04-15T17:12:00Z">
              <w:rPr>
                <w:rFonts w:cstheme="minorHAnsi"/>
                <w:b/>
                <w:sz w:val="24"/>
                <w:szCs w:val="24"/>
              </w:rPr>
            </w:rPrChange>
          </w:rPr>
          <w:t xml:space="preserve"> Kernel thread management is not aware of existence of this thread</w:t>
        </w:r>
      </w:ins>
      <w:ins w:id="10" w:author="Microsoft" w:date="2020-04-09T16:23:00Z">
        <w:r w:rsidR="00506E77" w:rsidRPr="00781FAB">
          <w:rPr>
            <w:rFonts w:cstheme="minorHAnsi"/>
            <w:sz w:val="24"/>
            <w:szCs w:val="24"/>
            <w:rPrChange w:id="11" w:author="Microsoft" w:date="2020-04-15T17:12:00Z">
              <w:rPr>
                <w:rFonts w:cstheme="minorHAnsi"/>
                <w:b/>
                <w:sz w:val="24"/>
                <w:szCs w:val="24"/>
              </w:rPr>
            </w:rPrChange>
          </w:rPr>
          <w:t>.</w:t>
        </w:r>
      </w:ins>
    </w:p>
    <w:p w14:paraId="626CAC4D" w14:textId="77777777" w:rsidR="00506E77" w:rsidRPr="00781FAB" w:rsidRDefault="00506E77">
      <w:pPr>
        <w:numPr>
          <w:ilvl w:val="0"/>
          <w:numId w:val="13"/>
        </w:numPr>
        <w:spacing w:before="100" w:beforeAutospacing="1" w:after="75" w:line="240" w:lineRule="auto"/>
        <w:jc w:val="both"/>
        <w:rPr>
          <w:ins w:id="12" w:author="Microsoft" w:date="2020-04-09T16:24:00Z"/>
          <w:rFonts w:eastAsia="Times New Roman" w:cstheme="minorHAnsi"/>
          <w:sz w:val="24"/>
          <w:szCs w:val="24"/>
          <w:rPrChange w:id="13" w:author="Microsoft" w:date="2020-04-15T17:12:00Z">
            <w:rPr>
              <w:ins w:id="14" w:author="Microsoft" w:date="2020-04-09T16:24:00Z"/>
              <w:rFonts w:ascii="Arial" w:eastAsia="Times New Roman" w:hAnsi="Arial" w:cs="Arial"/>
              <w:sz w:val="21"/>
              <w:szCs w:val="21"/>
            </w:rPr>
          </w:rPrChange>
        </w:rPr>
        <w:pPrChange w:id="15" w:author="Microsoft" w:date="2020-04-16T16:14:00Z">
          <w:pPr>
            <w:numPr>
              <w:numId w:val="13"/>
            </w:numPr>
            <w:tabs>
              <w:tab w:val="num" w:pos="720"/>
            </w:tabs>
            <w:spacing w:before="100" w:beforeAutospacing="1" w:after="75" w:line="240" w:lineRule="auto"/>
            <w:ind w:left="720" w:hanging="360"/>
          </w:pPr>
        </w:pPrChange>
      </w:pPr>
      <w:ins w:id="16" w:author="Microsoft" w:date="2020-04-09T16:24:00Z">
        <w:r w:rsidRPr="00781FAB">
          <w:rPr>
            <w:rFonts w:eastAsia="Times New Roman" w:cstheme="minorHAnsi"/>
            <w:sz w:val="24"/>
            <w:szCs w:val="24"/>
            <w:rPrChange w:id="17" w:author="Microsoft" w:date="2020-04-15T17:12:00Z">
              <w:rPr>
                <w:rFonts w:ascii="Arial" w:eastAsia="Times New Roman" w:hAnsi="Arial" w:cs="Arial"/>
                <w:sz w:val="21"/>
                <w:szCs w:val="21"/>
              </w:rPr>
            </w:rPrChange>
          </w:rPr>
          <w:t>Thread switching does not require Kernel mode privileges.</w:t>
        </w:r>
      </w:ins>
    </w:p>
    <w:p w14:paraId="7E1AFBE8" w14:textId="77777777" w:rsidR="00506E77" w:rsidRPr="00781FAB" w:rsidRDefault="00506E77">
      <w:pPr>
        <w:numPr>
          <w:ilvl w:val="0"/>
          <w:numId w:val="13"/>
        </w:numPr>
        <w:spacing w:before="100" w:beforeAutospacing="1" w:after="75" w:line="240" w:lineRule="auto"/>
        <w:jc w:val="both"/>
        <w:rPr>
          <w:ins w:id="18" w:author="Microsoft" w:date="2020-04-09T16:24:00Z"/>
          <w:rFonts w:eastAsia="Times New Roman" w:cstheme="minorHAnsi"/>
          <w:sz w:val="24"/>
          <w:szCs w:val="24"/>
          <w:rPrChange w:id="19" w:author="Microsoft" w:date="2020-04-15T17:12:00Z">
            <w:rPr>
              <w:ins w:id="20" w:author="Microsoft" w:date="2020-04-09T16:24:00Z"/>
              <w:rFonts w:ascii="Arial" w:eastAsia="Times New Roman" w:hAnsi="Arial" w:cs="Arial"/>
              <w:sz w:val="21"/>
              <w:szCs w:val="21"/>
            </w:rPr>
          </w:rPrChange>
        </w:rPr>
        <w:pPrChange w:id="21" w:author="Microsoft" w:date="2020-04-16T16:14:00Z">
          <w:pPr>
            <w:numPr>
              <w:numId w:val="13"/>
            </w:numPr>
            <w:tabs>
              <w:tab w:val="num" w:pos="720"/>
            </w:tabs>
            <w:spacing w:before="100" w:beforeAutospacing="1" w:after="75" w:line="240" w:lineRule="auto"/>
            <w:ind w:left="720" w:hanging="360"/>
          </w:pPr>
        </w:pPrChange>
      </w:pPr>
      <w:ins w:id="22" w:author="Microsoft" w:date="2020-04-09T16:24:00Z">
        <w:r w:rsidRPr="00781FAB">
          <w:rPr>
            <w:rFonts w:eastAsia="Times New Roman" w:cstheme="minorHAnsi"/>
            <w:sz w:val="24"/>
            <w:szCs w:val="24"/>
            <w:rPrChange w:id="23" w:author="Microsoft" w:date="2020-04-15T17:12:00Z">
              <w:rPr>
                <w:rFonts w:ascii="Arial" w:eastAsia="Times New Roman" w:hAnsi="Arial" w:cs="Arial"/>
                <w:sz w:val="21"/>
                <w:szCs w:val="21"/>
              </w:rPr>
            </w:rPrChange>
          </w:rPr>
          <w:t>User level thread can run on any operating system.</w:t>
        </w:r>
      </w:ins>
    </w:p>
    <w:p w14:paraId="6C3EEFBC" w14:textId="77777777" w:rsidR="00506E77" w:rsidRPr="00781FAB" w:rsidRDefault="00506E77">
      <w:pPr>
        <w:numPr>
          <w:ilvl w:val="0"/>
          <w:numId w:val="13"/>
        </w:numPr>
        <w:spacing w:before="100" w:beforeAutospacing="1" w:after="75" w:line="240" w:lineRule="auto"/>
        <w:jc w:val="both"/>
        <w:rPr>
          <w:ins w:id="24" w:author="Microsoft" w:date="2020-04-09T16:24:00Z"/>
          <w:rFonts w:eastAsia="Times New Roman" w:cstheme="minorHAnsi"/>
          <w:sz w:val="24"/>
          <w:szCs w:val="24"/>
          <w:rPrChange w:id="25" w:author="Microsoft" w:date="2020-04-15T17:12:00Z">
            <w:rPr>
              <w:ins w:id="26" w:author="Microsoft" w:date="2020-04-09T16:24:00Z"/>
              <w:rFonts w:ascii="Arial" w:eastAsia="Times New Roman" w:hAnsi="Arial" w:cs="Arial"/>
              <w:sz w:val="21"/>
              <w:szCs w:val="21"/>
            </w:rPr>
          </w:rPrChange>
        </w:rPr>
        <w:pPrChange w:id="27" w:author="Microsoft" w:date="2020-04-16T16:14:00Z">
          <w:pPr>
            <w:numPr>
              <w:numId w:val="13"/>
            </w:numPr>
            <w:tabs>
              <w:tab w:val="num" w:pos="720"/>
            </w:tabs>
            <w:spacing w:before="100" w:beforeAutospacing="1" w:after="75" w:line="240" w:lineRule="auto"/>
            <w:ind w:left="720" w:hanging="360"/>
          </w:pPr>
        </w:pPrChange>
      </w:pPr>
      <w:ins w:id="28" w:author="Microsoft" w:date="2020-04-09T16:24:00Z">
        <w:r w:rsidRPr="00781FAB">
          <w:rPr>
            <w:rFonts w:eastAsia="Times New Roman" w:cstheme="minorHAnsi"/>
            <w:sz w:val="24"/>
            <w:szCs w:val="24"/>
            <w:rPrChange w:id="29" w:author="Microsoft" w:date="2020-04-15T17:12:00Z">
              <w:rPr>
                <w:rFonts w:ascii="Arial" w:eastAsia="Times New Roman" w:hAnsi="Arial" w:cs="Arial"/>
                <w:sz w:val="21"/>
                <w:szCs w:val="21"/>
              </w:rPr>
            </w:rPrChange>
          </w:rPr>
          <w:t>Scheduling can be application specific in the user level thread.</w:t>
        </w:r>
      </w:ins>
    </w:p>
    <w:p w14:paraId="457FF443" w14:textId="77777777" w:rsidR="00506E77" w:rsidRPr="00781FAB" w:rsidRDefault="00506E77">
      <w:pPr>
        <w:numPr>
          <w:ilvl w:val="0"/>
          <w:numId w:val="13"/>
        </w:numPr>
        <w:spacing w:before="100" w:beforeAutospacing="1" w:after="75" w:line="240" w:lineRule="auto"/>
        <w:jc w:val="both"/>
        <w:rPr>
          <w:ins w:id="30" w:author="Microsoft" w:date="2020-04-09T16:25:00Z"/>
          <w:rFonts w:eastAsia="Times New Roman" w:cstheme="minorHAnsi"/>
          <w:sz w:val="24"/>
          <w:szCs w:val="24"/>
        </w:rPr>
        <w:pPrChange w:id="31" w:author="Microsoft" w:date="2020-04-16T16:14:00Z">
          <w:pPr>
            <w:numPr>
              <w:numId w:val="13"/>
            </w:numPr>
            <w:tabs>
              <w:tab w:val="num" w:pos="720"/>
            </w:tabs>
            <w:spacing w:before="100" w:beforeAutospacing="1" w:after="75" w:line="240" w:lineRule="auto"/>
            <w:ind w:left="720" w:hanging="360"/>
          </w:pPr>
        </w:pPrChange>
      </w:pPr>
      <w:ins w:id="32" w:author="Microsoft" w:date="2020-04-09T16:24:00Z">
        <w:r w:rsidRPr="00781FAB">
          <w:rPr>
            <w:rFonts w:eastAsia="Times New Roman" w:cstheme="minorHAnsi"/>
            <w:sz w:val="24"/>
            <w:szCs w:val="24"/>
            <w:rPrChange w:id="33" w:author="Microsoft" w:date="2020-04-15T17:12:00Z">
              <w:rPr>
                <w:rFonts w:ascii="Arial" w:eastAsia="Times New Roman" w:hAnsi="Arial" w:cs="Arial"/>
                <w:sz w:val="21"/>
                <w:szCs w:val="21"/>
              </w:rPr>
            </w:rPrChange>
          </w:rPr>
          <w:t>User level threads are fast to create and manage.</w:t>
        </w:r>
      </w:ins>
    </w:p>
    <w:p w14:paraId="1D7B535D" w14:textId="77777777" w:rsidR="006E6F5B" w:rsidRPr="00781FAB" w:rsidRDefault="006E6F5B">
      <w:pPr>
        <w:numPr>
          <w:ilvl w:val="0"/>
          <w:numId w:val="13"/>
        </w:numPr>
        <w:spacing w:before="100" w:beforeAutospacing="1" w:after="75" w:line="240" w:lineRule="auto"/>
        <w:jc w:val="both"/>
        <w:rPr>
          <w:ins w:id="34" w:author="Microsoft" w:date="2020-04-09T16:25:00Z"/>
          <w:rFonts w:eastAsia="Times New Roman" w:cstheme="minorHAnsi"/>
          <w:sz w:val="24"/>
          <w:szCs w:val="24"/>
          <w:rPrChange w:id="35" w:author="Microsoft" w:date="2020-04-15T17:12:00Z">
            <w:rPr>
              <w:ins w:id="36" w:author="Microsoft" w:date="2020-04-09T16:25:00Z"/>
              <w:rFonts w:ascii="Arial" w:eastAsia="Times New Roman" w:hAnsi="Arial" w:cs="Arial"/>
              <w:sz w:val="21"/>
              <w:szCs w:val="21"/>
            </w:rPr>
          </w:rPrChange>
        </w:rPr>
        <w:pPrChange w:id="37" w:author="Microsoft" w:date="2020-04-16T16:14:00Z">
          <w:pPr>
            <w:numPr>
              <w:numId w:val="13"/>
            </w:numPr>
            <w:tabs>
              <w:tab w:val="num" w:pos="720"/>
            </w:tabs>
            <w:spacing w:before="100" w:beforeAutospacing="1" w:after="75" w:line="240" w:lineRule="auto"/>
            <w:ind w:left="720" w:hanging="360"/>
          </w:pPr>
        </w:pPrChange>
      </w:pPr>
      <w:ins w:id="38" w:author="Microsoft" w:date="2020-04-09T16:25:00Z">
        <w:r w:rsidRPr="00781FAB">
          <w:rPr>
            <w:rFonts w:eastAsia="Times New Roman" w:cstheme="minorHAnsi"/>
            <w:sz w:val="24"/>
            <w:szCs w:val="24"/>
            <w:rPrChange w:id="39" w:author="Microsoft" w:date="2020-04-15T17:12:00Z">
              <w:rPr>
                <w:rFonts w:ascii="Arial" w:eastAsia="Times New Roman" w:hAnsi="Arial" w:cs="Arial"/>
                <w:sz w:val="21"/>
                <w:szCs w:val="21"/>
              </w:rPr>
            </w:rPrChange>
          </w:rPr>
          <w:t>In a typical operating system, most system calls are blocking.</w:t>
        </w:r>
      </w:ins>
    </w:p>
    <w:p w14:paraId="1F39D9B3" w14:textId="77777777" w:rsidR="006E6F5B" w:rsidRPr="00781FAB" w:rsidRDefault="006E6F5B">
      <w:pPr>
        <w:numPr>
          <w:ilvl w:val="0"/>
          <w:numId w:val="13"/>
        </w:numPr>
        <w:spacing w:before="100" w:beforeAutospacing="1" w:after="75" w:line="240" w:lineRule="auto"/>
        <w:jc w:val="both"/>
        <w:rPr>
          <w:ins w:id="40" w:author="Microsoft" w:date="2020-04-09T16:25:00Z"/>
          <w:rFonts w:eastAsia="Times New Roman" w:cstheme="minorHAnsi"/>
          <w:sz w:val="24"/>
          <w:szCs w:val="24"/>
          <w:rPrChange w:id="41" w:author="Microsoft" w:date="2020-04-15T17:12:00Z">
            <w:rPr>
              <w:ins w:id="42" w:author="Microsoft" w:date="2020-04-09T16:25:00Z"/>
              <w:rFonts w:ascii="Arial" w:eastAsia="Times New Roman" w:hAnsi="Arial" w:cs="Arial"/>
              <w:sz w:val="21"/>
              <w:szCs w:val="21"/>
            </w:rPr>
          </w:rPrChange>
        </w:rPr>
        <w:pPrChange w:id="43" w:author="Microsoft" w:date="2020-04-16T16:14:00Z">
          <w:pPr>
            <w:numPr>
              <w:numId w:val="13"/>
            </w:numPr>
            <w:tabs>
              <w:tab w:val="num" w:pos="720"/>
            </w:tabs>
            <w:spacing w:before="100" w:beforeAutospacing="1" w:after="75" w:line="240" w:lineRule="auto"/>
            <w:ind w:left="720" w:hanging="360"/>
          </w:pPr>
        </w:pPrChange>
      </w:pPr>
      <w:ins w:id="44" w:author="Microsoft" w:date="2020-04-09T16:25:00Z">
        <w:r w:rsidRPr="00781FAB">
          <w:rPr>
            <w:rFonts w:eastAsia="Times New Roman" w:cstheme="minorHAnsi"/>
            <w:sz w:val="24"/>
            <w:szCs w:val="24"/>
            <w:rPrChange w:id="45" w:author="Microsoft" w:date="2020-04-15T17:12:00Z">
              <w:rPr>
                <w:rFonts w:ascii="Arial" w:eastAsia="Times New Roman" w:hAnsi="Arial" w:cs="Arial"/>
                <w:sz w:val="21"/>
                <w:szCs w:val="21"/>
              </w:rPr>
            </w:rPrChange>
          </w:rPr>
          <w:t>Multithreaded application cannot take advantage of multiprocessing.</w:t>
        </w:r>
      </w:ins>
    </w:p>
    <w:p w14:paraId="28C68006" w14:textId="77777777" w:rsidR="00506E77" w:rsidRPr="00781FAB" w:rsidRDefault="00506E77" w:rsidP="000A24F2">
      <w:pPr>
        <w:rPr>
          <w:ins w:id="46" w:author="Microsoft" w:date="2020-04-09T15:27:00Z"/>
          <w:rFonts w:cstheme="minorHAnsi"/>
          <w:b/>
          <w:sz w:val="24"/>
          <w:szCs w:val="24"/>
        </w:rPr>
      </w:pPr>
    </w:p>
    <w:p w14:paraId="622B8127" w14:textId="19F2FECF" w:rsidR="00936946" w:rsidRPr="00781FAB" w:rsidRDefault="00936946">
      <w:pPr>
        <w:jc w:val="both"/>
        <w:rPr>
          <w:ins w:id="47" w:author="Microsoft" w:date="2020-04-09T16:29:00Z"/>
          <w:rFonts w:cstheme="minorHAnsi"/>
          <w:color w:val="000000"/>
          <w:sz w:val="24"/>
          <w:szCs w:val="23"/>
          <w:shd w:val="clear" w:color="auto" w:fill="FFFFFF"/>
        </w:rPr>
        <w:pPrChange w:id="48" w:author="Microsoft" w:date="2020-04-16T16:14:00Z">
          <w:pPr/>
        </w:pPrChange>
      </w:pPr>
      <w:ins w:id="49" w:author="Microsoft" w:date="2020-04-09T15:28:00Z">
        <w:r w:rsidRPr="0026078C">
          <w:rPr>
            <w:rFonts w:cstheme="minorHAnsi"/>
            <w:b/>
            <w:sz w:val="24"/>
            <w:szCs w:val="24"/>
          </w:rPr>
          <w:t>Kernel level threads:</w:t>
        </w:r>
      </w:ins>
      <w:ins w:id="50" w:author="Microsoft" w:date="2020-04-09T16:18:00Z">
        <w:r w:rsidR="00E06364" w:rsidRPr="00D55598">
          <w:rPr>
            <w:rFonts w:cstheme="minorHAnsi"/>
            <w:b/>
            <w:sz w:val="24"/>
            <w:szCs w:val="24"/>
          </w:rPr>
          <w:t xml:space="preserve"> </w:t>
        </w:r>
        <w:r w:rsidR="00E06364" w:rsidRPr="00781FAB">
          <w:rPr>
            <w:rFonts w:cstheme="minorHAnsi"/>
            <w:sz w:val="24"/>
            <w:szCs w:val="24"/>
            <w:rPrChange w:id="51" w:author="Microsoft" w:date="2020-04-15T17:12:00Z">
              <w:rPr>
                <w:rFonts w:cstheme="minorHAnsi"/>
                <w:b/>
                <w:sz w:val="24"/>
                <w:szCs w:val="24"/>
              </w:rPr>
            </w:rPrChange>
          </w:rPr>
          <w:t>Operating system manages this thread in kernel level</w:t>
        </w:r>
      </w:ins>
      <w:ins w:id="52" w:author="Microsoft" w:date="2020-04-09T16:26:00Z">
        <w:r w:rsidR="00E45BD4" w:rsidRPr="00781FAB">
          <w:rPr>
            <w:rFonts w:cstheme="minorHAnsi"/>
            <w:sz w:val="24"/>
            <w:szCs w:val="24"/>
          </w:rPr>
          <w:t>.</w:t>
        </w:r>
      </w:ins>
      <w:ins w:id="53" w:author="Microsoft" w:date="2020-04-09T16:27:00Z">
        <w:r w:rsidR="00E45BD4" w:rsidRPr="0026078C">
          <w:rPr>
            <w:rFonts w:cstheme="minorHAnsi"/>
            <w:sz w:val="24"/>
            <w:szCs w:val="24"/>
          </w:rPr>
          <w:t xml:space="preserve"> </w:t>
        </w:r>
        <w:r w:rsidR="00E45BD4" w:rsidRPr="00781FAB">
          <w:rPr>
            <w:rFonts w:cstheme="minorHAnsi"/>
            <w:color w:val="000000"/>
            <w:sz w:val="24"/>
            <w:szCs w:val="23"/>
            <w:shd w:val="clear" w:color="auto" w:fill="FFFFFF"/>
            <w:rPrChange w:id="54" w:author="Microsoft" w:date="2020-04-15T17:12:00Z">
              <w:rPr>
                <w:rFonts w:ascii="Arial" w:hAnsi="Arial" w:cs="Arial"/>
                <w:color w:val="000000"/>
                <w:sz w:val="23"/>
                <w:szCs w:val="23"/>
                <w:shd w:val="clear" w:color="auto" w:fill="FFFFFF"/>
              </w:rPr>
            </w:rPrChange>
          </w:rPr>
          <w:t>The Kernel performs thread creation, scheduling and management in Kernel space. Kernel threads are generally slower to create and manage than the user threads.</w:t>
        </w:r>
      </w:ins>
    </w:p>
    <w:p w14:paraId="7268A86B" w14:textId="77777777" w:rsidR="00527CB7" w:rsidRPr="00781FAB" w:rsidRDefault="00527CB7">
      <w:pPr>
        <w:numPr>
          <w:ilvl w:val="0"/>
          <w:numId w:val="15"/>
        </w:numPr>
        <w:spacing w:before="100" w:beforeAutospacing="1" w:after="75" w:line="240" w:lineRule="auto"/>
        <w:jc w:val="both"/>
        <w:rPr>
          <w:ins w:id="55" w:author="Microsoft" w:date="2020-04-09T16:29:00Z"/>
          <w:rFonts w:eastAsia="Times New Roman" w:cstheme="minorHAnsi"/>
          <w:sz w:val="24"/>
          <w:szCs w:val="21"/>
          <w:rPrChange w:id="56" w:author="Microsoft" w:date="2020-04-15T17:12:00Z">
            <w:rPr>
              <w:ins w:id="57" w:author="Microsoft" w:date="2020-04-09T16:29:00Z"/>
              <w:rFonts w:ascii="Arial" w:eastAsia="Times New Roman" w:hAnsi="Arial" w:cs="Arial"/>
              <w:sz w:val="21"/>
              <w:szCs w:val="21"/>
            </w:rPr>
          </w:rPrChange>
        </w:rPr>
        <w:pPrChange w:id="58" w:author="Microsoft" w:date="2020-04-16T16:14:00Z">
          <w:pPr>
            <w:numPr>
              <w:numId w:val="15"/>
            </w:numPr>
            <w:tabs>
              <w:tab w:val="num" w:pos="720"/>
            </w:tabs>
            <w:spacing w:before="100" w:beforeAutospacing="1" w:after="75" w:line="240" w:lineRule="auto"/>
            <w:ind w:left="720" w:hanging="360"/>
          </w:pPr>
        </w:pPrChange>
      </w:pPr>
      <w:ins w:id="59" w:author="Microsoft" w:date="2020-04-09T16:29:00Z">
        <w:r w:rsidRPr="00781FAB">
          <w:rPr>
            <w:rFonts w:eastAsia="Times New Roman" w:cstheme="minorHAnsi"/>
            <w:sz w:val="24"/>
            <w:szCs w:val="21"/>
            <w:rPrChange w:id="60" w:author="Microsoft" w:date="2020-04-15T17:12:00Z">
              <w:rPr>
                <w:rFonts w:ascii="Arial" w:eastAsia="Times New Roman" w:hAnsi="Arial" w:cs="Arial"/>
                <w:sz w:val="21"/>
                <w:szCs w:val="21"/>
              </w:rPr>
            </w:rPrChange>
          </w:rPr>
          <w:t>Kernel can simultaneously schedule multiple threads from the same process on multiple processes.</w:t>
        </w:r>
      </w:ins>
    </w:p>
    <w:p w14:paraId="3411F43A" w14:textId="77777777" w:rsidR="00527CB7" w:rsidRPr="00781FAB" w:rsidRDefault="00527CB7">
      <w:pPr>
        <w:numPr>
          <w:ilvl w:val="0"/>
          <w:numId w:val="15"/>
        </w:numPr>
        <w:spacing w:before="100" w:beforeAutospacing="1" w:after="75" w:line="240" w:lineRule="auto"/>
        <w:jc w:val="both"/>
        <w:rPr>
          <w:ins w:id="61" w:author="Microsoft" w:date="2020-04-09T16:29:00Z"/>
          <w:rFonts w:eastAsia="Times New Roman" w:cstheme="minorHAnsi"/>
          <w:sz w:val="24"/>
          <w:szCs w:val="21"/>
          <w:rPrChange w:id="62" w:author="Microsoft" w:date="2020-04-15T17:12:00Z">
            <w:rPr>
              <w:ins w:id="63" w:author="Microsoft" w:date="2020-04-09T16:29:00Z"/>
              <w:rFonts w:ascii="Arial" w:eastAsia="Times New Roman" w:hAnsi="Arial" w:cs="Arial"/>
              <w:sz w:val="21"/>
              <w:szCs w:val="21"/>
            </w:rPr>
          </w:rPrChange>
        </w:rPr>
        <w:pPrChange w:id="64" w:author="Microsoft" w:date="2020-04-16T16:14:00Z">
          <w:pPr>
            <w:numPr>
              <w:numId w:val="15"/>
            </w:numPr>
            <w:tabs>
              <w:tab w:val="num" w:pos="720"/>
            </w:tabs>
            <w:spacing w:before="100" w:beforeAutospacing="1" w:after="75" w:line="240" w:lineRule="auto"/>
            <w:ind w:left="720" w:hanging="360"/>
          </w:pPr>
        </w:pPrChange>
      </w:pPr>
      <w:ins w:id="65" w:author="Microsoft" w:date="2020-04-09T16:29:00Z">
        <w:r w:rsidRPr="00781FAB">
          <w:rPr>
            <w:rFonts w:eastAsia="Times New Roman" w:cstheme="minorHAnsi"/>
            <w:sz w:val="24"/>
            <w:szCs w:val="21"/>
            <w:rPrChange w:id="66" w:author="Microsoft" w:date="2020-04-15T17:12:00Z">
              <w:rPr>
                <w:rFonts w:ascii="Arial" w:eastAsia="Times New Roman" w:hAnsi="Arial" w:cs="Arial"/>
                <w:sz w:val="21"/>
                <w:szCs w:val="21"/>
              </w:rPr>
            </w:rPrChange>
          </w:rPr>
          <w:t>If one thread in a process is blocked, the Kernel can schedule another thread of the same process.</w:t>
        </w:r>
      </w:ins>
    </w:p>
    <w:p w14:paraId="2FD32984" w14:textId="77777777" w:rsidR="00527CB7" w:rsidRPr="00781FAB" w:rsidRDefault="00527CB7">
      <w:pPr>
        <w:numPr>
          <w:ilvl w:val="0"/>
          <w:numId w:val="15"/>
        </w:numPr>
        <w:spacing w:before="100" w:beforeAutospacing="1" w:after="75" w:line="240" w:lineRule="auto"/>
        <w:jc w:val="both"/>
        <w:rPr>
          <w:ins w:id="67" w:author="Microsoft" w:date="2020-04-09T16:29:00Z"/>
          <w:rFonts w:eastAsia="Times New Roman" w:cstheme="minorHAnsi"/>
          <w:sz w:val="24"/>
          <w:szCs w:val="21"/>
          <w:rPrChange w:id="68" w:author="Microsoft" w:date="2020-04-15T17:12:00Z">
            <w:rPr>
              <w:ins w:id="69" w:author="Microsoft" w:date="2020-04-09T16:29:00Z"/>
              <w:rFonts w:ascii="Arial" w:eastAsia="Times New Roman" w:hAnsi="Arial" w:cs="Arial"/>
              <w:sz w:val="21"/>
              <w:szCs w:val="21"/>
            </w:rPr>
          </w:rPrChange>
        </w:rPr>
        <w:pPrChange w:id="70" w:author="Microsoft" w:date="2020-04-16T16:14:00Z">
          <w:pPr>
            <w:numPr>
              <w:numId w:val="15"/>
            </w:numPr>
            <w:tabs>
              <w:tab w:val="num" w:pos="720"/>
            </w:tabs>
            <w:spacing w:before="100" w:beforeAutospacing="1" w:after="75" w:line="240" w:lineRule="auto"/>
            <w:ind w:left="720" w:hanging="360"/>
          </w:pPr>
        </w:pPrChange>
      </w:pPr>
      <w:ins w:id="71" w:author="Microsoft" w:date="2020-04-09T16:29:00Z">
        <w:r w:rsidRPr="00781FAB">
          <w:rPr>
            <w:rFonts w:eastAsia="Times New Roman" w:cstheme="minorHAnsi"/>
            <w:sz w:val="24"/>
            <w:szCs w:val="21"/>
            <w:rPrChange w:id="72" w:author="Microsoft" w:date="2020-04-15T17:12:00Z">
              <w:rPr>
                <w:rFonts w:ascii="Arial" w:eastAsia="Times New Roman" w:hAnsi="Arial" w:cs="Arial"/>
                <w:sz w:val="21"/>
                <w:szCs w:val="21"/>
              </w:rPr>
            </w:rPrChange>
          </w:rPr>
          <w:t>Kernel routines themselves can be multithreaded.</w:t>
        </w:r>
      </w:ins>
    </w:p>
    <w:p w14:paraId="459B7B99" w14:textId="77777777" w:rsidR="00527CB7" w:rsidRPr="00781FAB" w:rsidRDefault="00527CB7">
      <w:pPr>
        <w:numPr>
          <w:ilvl w:val="0"/>
          <w:numId w:val="15"/>
        </w:numPr>
        <w:spacing w:before="100" w:beforeAutospacing="1" w:after="75" w:line="240" w:lineRule="auto"/>
        <w:jc w:val="both"/>
        <w:rPr>
          <w:ins w:id="73" w:author="Microsoft" w:date="2020-04-09T16:29:00Z"/>
          <w:rFonts w:eastAsia="Times New Roman" w:cstheme="minorHAnsi"/>
          <w:sz w:val="24"/>
          <w:szCs w:val="21"/>
          <w:rPrChange w:id="74" w:author="Microsoft" w:date="2020-04-15T17:12:00Z">
            <w:rPr>
              <w:ins w:id="75" w:author="Microsoft" w:date="2020-04-09T16:29:00Z"/>
              <w:rFonts w:ascii="Arial" w:eastAsia="Times New Roman" w:hAnsi="Arial" w:cs="Arial"/>
              <w:sz w:val="21"/>
              <w:szCs w:val="21"/>
            </w:rPr>
          </w:rPrChange>
        </w:rPr>
        <w:pPrChange w:id="76" w:author="Microsoft" w:date="2020-04-16T16:14:00Z">
          <w:pPr>
            <w:numPr>
              <w:numId w:val="15"/>
            </w:numPr>
            <w:tabs>
              <w:tab w:val="num" w:pos="720"/>
            </w:tabs>
            <w:spacing w:before="100" w:beforeAutospacing="1" w:after="75" w:line="240" w:lineRule="auto"/>
            <w:ind w:left="720" w:hanging="360"/>
          </w:pPr>
        </w:pPrChange>
      </w:pPr>
      <w:ins w:id="77" w:author="Microsoft" w:date="2020-04-09T16:29:00Z">
        <w:r w:rsidRPr="00781FAB">
          <w:rPr>
            <w:rFonts w:eastAsia="Times New Roman" w:cstheme="minorHAnsi"/>
            <w:sz w:val="24"/>
            <w:szCs w:val="21"/>
            <w:rPrChange w:id="78" w:author="Microsoft" w:date="2020-04-15T17:12:00Z">
              <w:rPr>
                <w:rFonts w:ascii="Arial" w:eastAsia="Times New Roman" w:hAnsi="Arial" w:cs="Arial"/>
                <w:sz w:val="21"/>
                <w:szCs w:val="21"/>
              </w:rPr>
            </w:rPrChange>
          </w:rPr>
          <w:t>Kernel threads are generally slower to create and manage than the user threads.</w:t>
        </w:r>
      </w:ins>
    </w:p>
    <w:p w14:paraId="52EC7BA1" w14:textId="5E4CF3E8" w:rsidR="00527CB7" w:rsidRPr="00781FAB" w:rsidRDefault="00527CB7">
      <w:pPr>
        <w:numPr>
          <w:ilvl w:val="0"/>
          <w:numId w:val="15"/>
        </w:numPr>
        <w:spacing w:before="100" w:beforeAutospacing="1" w:after="75" w:line="240" w:lineRule="auto"/>
        <w:jc w:val="both"/>
        <w:rPr>
          <w:ins w:id="79" w:author="Microsoft" w:date="2020-04-09T16:29:00Z"/>
          <w:rFonts w:eastAsia="Times New Roman" w:cstheme="minorHAnsi"/>
          <w:sz w:val="24"/>
          <w:szCs w:val="21"/>
          <w:rPrChange w:id="80" w:author="Microsoft" w:date="2020-04-15T17:12:00Z">
            <w:rPr>
              <w:ins w:id="81" w:author="Microsoft" w:date="2020-04-09T16:29:00Z"/>
              <w:rFonts w:ascii="Arial" w:eastAsia="Times New Roman" w:hAnsi="Arial" w:cs="Arial"/>
              <w:sz w:val="21"/>
              <w:szCs w:val="21"/>
            </w:rPr>
          </w:rPrChange>
        </w:rPr>
        <w:pPrChange w:id="82" w:author="Microsoft" w:date="2020-04-16T16:14:00Z">
          <w:pPr>
            <w:numPr>
              <w:numId w:val="15"/>
            </w:numPr>
            <w:tabs>
              <w:tab w:val="num" w:pos="720"/>
            </w:tabs>
            <w:spacing w:before="100" w:beforeAutospacing="1" w:after="75" w:line="240" w:lineRule="auto"/>
            <w:ind w:left="720" w:hanging="360"/>
          </w:pPr>
        </w:pPrChange>
      </w:pPr>
      <w:ins w:id="83" w:author="Microsoft" w:date="2020-04-09T16:29:00Z">
        <w:r w:rsidRPr="00781FAB">
          <w:rPr>
            <w:rFonts w:eastAsia="Times New Roman" w:cstheme="minorHAnsi"/>
            <w:sz w:val="24"/>
            <w:szCs w:val="21"/>
            <w:rPrChange w:id="84" w:author="Microsoft" w:date="2020-04-15T17:12:00Z">
              <w:rPr>
                <w:rFonts w:ascii="Arial" w:eastAsia="Times New Roman" w:hAnsi="Arial" w:cs="Arial"/>
                <w:sz w:val="21"/>
                <w:szCs w:val="21"/>
              </w:rPr>
            </w:rPrChange>
          </w:rPr>
          <w:t>Transfer of control from one thread to another within the same process requires a mode switch to the Kernel.</w:t>
        </w:r>
      </w:ins>
    </w:p>
    <w:p w14:paraId="404D52F5" w14:textId="77777777" w:rsidR="00527CB7" w:rsidRPr="00781FAB" w:rsidRDefault="00527CB7">
      <w:pPr>
        <w:jc w:val="both"/>
        <w:rPr>
          <w:rFonts w:cstheme="minorHAnsi"/>
          <w:b/>
          <w:sz w:val="24"/>
          <w:szCs w:val="24"/>
        </w:rPr>
        <w:pPrChange w:id="85" w:author="Microsoft" w:date="2020-04-16T16:13:00Z">
          <w:pPr/>
        </w:pPrChange>
      </w:pPr>
    </w:p>
    <w:p w14:paraId="0BA79EC8" w14:textId="77777777" w:rsidR="00BE5035" w:rsidRPr="00E577F9" w:rsidRDefault="00BE5035">
      <w:pPr>
        <w:pStyle w:val="ListParagraph"/>
        <w:numPr>
          <w:ilvl w:val="0"/>
          <w:numId w:val="5"/>
        </w:numPr>
        <w:jc w:val="both"/>
        <w:rPr>
          <w:rFonts w:cstheme="minorHAnsi"/>
          <w:sz w:val="24"/>
          <w:szCs w:val="24"/>
        </w:rPr>
        <w:pPrChange w:id="86" w:author="Microsoft" w:date="2020-04-16T16:13:00Z">
          <w:pPr>
            <w:pStyle w:val="ListParagraph"/>
            <w:numPr>
              <w:numId w:val="5"/>
            </w:numPr>
            <w:ind w:hanging="360"/>
          </w:pPr>
        </w:pPrChange>
      </w:pPr>
      <w:r w:rsidRPr="0026078C">
        <w:rPr>
          <w:rFonts w:cstheme="minorHAnsi"/>
          <w:sz w:val="24"/>
          <w:szCs w:val="24"/>
        </w:rPr>
        <w:t>PO</w:t>
      </w:r>
      <w:r w:rsidR="0049306A" w:rsidRPr="00D55598">
        <w:rPr>
          <w:rFonts w:cstheme="minorHAnsi"/>
          <w:sz w:val="24"/>
          <w:szCs w:val="24"/>
        </w:rPr>
        <w:t>SIX thread</w:t>
      </w:r>
      <w:r w:rsidR="00380B02" w:rsidRPr="00FC394D">
        <w:rPr>
          <w:rFonts w:cstheme="minorHAnsi"/>
          <w:sz w:val="24"/>
          <w:szCs w:val="24"/>
        </w:rPr>
        <w:t xml:space="preserve"> (pthreads)</w:t>
      </w:r>
      <w:r w:rsidR="0049306A" w:rsidRPr="006274E9">
        <w:rPr>
          <w:rFonts w:cstheme="minorHAnsi"/>
          <w:sz w:val="24"/>
          <w:szCs w:val="24"/>
        </w:rPr>
        <w:t>- Can be used in any OS platform</w:t>
      </w:r>
      <w:r w:rsidR="00380B02" w:rsidRPr="00D604D6">
        <w:rPr>
          <w:rFonts w:cstheme="minorHAnsi"/>
          <w:sz w:val="24"/>
          <w:szCs w:val="24"/>
        </w:rPr>
        <w:t>.</w:t>
      </w:r>
      <w:r w:rsidR="00BD1418" w:rsidRPr="00D604D6">
        <w:rPr>
          <w:rFonts w:cstheme="minorHAnsi"/>
          <w:sz w:val="24"/>
          <w:szCs w:val="24"/>
        </w:rPr>
        <w:t xml:space="preserve"> Can be used as user</w:t>
      </w:r>
      <w:r w:rsidR="00BD1418" w:rsidRPr="00E577F9">
        <w:rPr>
          <w:rFonts w:cstheme="minorHAnsi"/>
          <w:sz w:val="24"/>
          <w:szCs w:val="24"/>
        </w:rPr>
        <w:t xml:space="preserve"> level or kernel level threads</w:t>
      </w:r>
    </w:p>
    <w:p w14:paraId="3704815A" w14:textId="77777777" w:rsidR="000D681C" w:rsidRPr="00E577F9" w:rsidRDefault="00BE5035">
      <w:pPr>
        <w:pStyle w:val="ListParagraph"/>
        <w:numPr>
          <w:ilvl w:val="0"/>
          <w:numId w:val="5"/>
        </w:numPr>
        <w:jc w:val="both"/>
        <w:rPr>
          <w:ins w:id="87" w:author="Microsoft" w:date="2020-04-09T19:35:00Z"/>
          <w:rFonts w:cstheme="minorHAnsi"/>
          <w:sz w:val="24"/>
          <w:szCs w:val="24"/>
        </w:rPr>
        <w:pPrChange w:id="88" w:author="Microsoft" w:date="2020-04-16T16:13:00Z">
          <w:pPr>
            <w:pStyle w:val="ListParagraph"/>
            <w:numPr>
              <w:numId w:val="5"/>
            </w:numPr>
            <w:ind w:hanging="360"/>
          </w:pPr>
        </w:pPrChange>
      </w:pPr>
      <w:r w:rsidRPr="00E577F9">
        <w:rPr>
          <w:rFonts w:cstheme="minorHAnsi"/>
          <w:sz w:val="24"/>
          <w:szCs w:val="24"/>
        </w:rPr>
        <w:t>Windows thread</w:t>
      </w:r>
      <w:r w:rsidR="00380B02" w:rsidRPr="00E577F9">
        <w:rPr>
          <w:rFonts w:cstheme="minorHAnsi"/>
          <w:sz w:val="24"/>
          <w:szCs w:val="24"/>
        </w:rPr>
        <w:t xml:space="preserve"> (win32 threads).</w:t>
      </w:r>
      <w:r w:rsidR="00D9628C" w:rsidRPr="00E577F9">
        <w:rPr>
          <w:rFonts w:cstheme="minorHAnsi"/>
          <w:sz w:val="24"/>
          <w:szCs w:val="24"/>
        </w:rPr>
        <w:t xml:space="preserve"> Used as kernel level threads for windows systems.</w:t>
      </w:r>
    </w:p>
    <w:p w14:paraId="4C12F66A" w14:textId="77777777" w:rsidR="00252556" w:rsidRPr="00E577F9" w:rsidRDefault="00252556">
      <w:pPr>
        <w:ind w:left="720"/>
        <w:rPr>
          <w:ins w:id="89" w:author="Microsoft" w:date="2020-04-09T19:35:00Z"/>
          <w:rFonts w:cstheme="minorHAnsi"/>
          <w:sz w:val="24"/>
          <w:szCs w:val="24"/>
        </w:rPr>
        <w:pPrChange w:id="90" w:author="Microsoft" w:date="2020-04-09T19:41:00Z">
          <w:pPr>
            <w:pStyle w:val="ListParagraph"/>
            <w:numPr>
              <w:numId w:val="5"/>
            </w:numPr>
            <w:ind w:hanging="360"/>
          </w:pPr>
        </w:pPrChange>
      </w:pPr>
    </w:p>
    <w:p w14:paraId="047037DF" w14:textId="42E320CD" w:rsidR="000D681C" w:rsidRPr="00781FAB" w:rsidRDefault="00D9628C">
      <w:pPr>
        <w:jc w:val="both"/>
        <w:rPr>
          <w:ins w:id="91" w:author="Microsoft" w:date="2020-04-09T19:35:00Z"/>
          <w:rFonts w:cstheme="minorHAnsi"/>
          <w:b/>
          <w:sz w:val="24"/>
          <w:szCs w:val="24"/>
        </w:rPr>
        <w:pPrChange w:id="92" w:author="Microsoft" w:date="2020-04-16T16:13:00Z">
          <w:pPr>
            <w:pStyle w:val="ListParagraph"/>
            <w:numPr>
              <w:numId w:val="5"/>
            </w:numPr>
            <w:ind w:hanging="360"/>
          </w:pPr>
        </w:pPrChange>
      </w:pPr>
      <w:del w:id="93" w:author="Microsoft" w:date="2020-04-09T19:35:00Z">
        <w:r w:rsidRPr="00781FAB" w:rsidDel="000D681C">
          <w:rPr>
            <w:rFonts w:cstheme="minorHAnsi"/>
            <w:sz w:val="24"/>
            <w:szCs w:val="24"/>
            <w:rPrChange w:id="94" w:author="Microsoft" w:date="2020-04-15T17:12:00Z">
              <w:rPr/>
            </w:rPrChange>
          </w:rPr>
          <w:delText xml:space="preserve"> </w:delText>
        </w:r>
      </w:del>
      <w:ins w:id="95" w:author="Microsoft" w:date="2020-04-09T19:34:00Z">
        <w:r w:rsidR="000D681C" w:rsidRPr="00781FAB">
          <w:rPr>
            <w:rFonts w:cstheme="minorHAnsi"/>
            <w:b/>
            <w:sz w:val="24"/>
            <w:szCs w:val="24"/>
            <w:rPrChange w:id="96" w:author="Microsoft" w:date="2020-04-15T17:12:00Z">
              <w:rPr/>
            </w:rPrChange>
          </w:rPr>
          <w:t>Reason to choose pthreads over win32 threads:</w:t>
        </w:r>
      </w:ins>
    </w:p>
    <w:p w14:paraId="5BABCFDE" w14:textId="12A84209" w:rsidR="000D681C" w:rsidRPr="00CB74AA" w:rsidRDefault="00252556">
      <w:pPr>
        <w:pStyle w:val="ListParagraph"/>
        <w:numPr>
          <w:ilvl w:val="0"/>
          <w:numId w:val="17"/>
        </w:numPr>
        <w:jc w:val="both"/>
        <w:rPr>
          <w:ins w:id="97" w:author="Microsoft" w:date="2020-04-09T19:42:00Z"/>
          <w:rFonts w:cstheme="minorHAnsi"/>
          <w:b/>
          <w:sz w:val="24"/>
          <w:szCs w:val="24"/>
          <w:rPrChange w:id="98" w:author="Microsoft" w:date="2020-04-20T16:44:00Z">
            <w:rPr>
              <w:ins w:id="99" w:author="Microsoft" w:date="2020-04-09T19:42:00Z"/>
              <w:rFonts w:cstheme="minorHAnsi"/>
              <w:color w:val="53575E"/>
              <w:sz w:val="24"/>
              <w:szCs w:val="24"/>
              <w:shd w:val="clear" w:color="auto" w:fill="FFFFFF"/>
            </w:rPr>
          </w:rPrChange>
        </w:rPr>
        <w:pPrChange w:id="100" w:author="Microsoft" w:date="2020-04-16T16:13:00Z">
          <w:pPr>
            <w:pStyle w:val="ListParagraph"/>
            <w:numPr>
              <w:numId w:val="5"/>
            </w:numPr>
            <w:ind w:hanging="360"/>
          </w:pPr>
        </w:pPrChange>
      </w:pPr>
      <w:ins w:id="101" w:author="Microsoft" w:date="2020-04-09T19:41:00Z">
        <w:r w:rsidRPr="00CB74AA">
          <w:rPr>
            <w:rFonts w:cstheme="minorHAnsi"/>
            <w:b/>
            <w:bCs/>
            <w:sz w:val="24"/>
            <w:szCs w:val="24"/>
            <w:shd w:val="clear" w:color="auto" w:fill="FFFFFF"/>
            <w:rPrChange w:id="102" w:author="Microsoft" w:date="2020-04-20T16:44:00Z">
              <w:rPr>
                <w:rFonts w:ascii="Arial" w:hAnsi="Arial" w:cs="Arial"/>
                <w:b/>
                <w:bCs/>
                <w:color w:val="53575E"/>
                <w:sz w:val="18"/>
                <w:szCs w:val="18"/>
                <w:shd w:val="clear" w:color="auto" w:fill="FFFFFF"/>
              </w:rPr>
            </w:rPrChange>
          </w:rPr>
          <w:t>Separate data types.</w:t>
        </w:r>
        <w:r w:rsidRPr="00CB74AA">
          <w:rPr>
            <w:rFonts w:cstheme="minorHAnsi"/>
            <w:sz w:val="24"/>
            <w:szCs w:val="24"/>
            <w:shd w:val="clear" w:color="auto" w:fill="FFFFFF"/>
            <w:rPrChange w:id="103" w:author="Microsoft" w:date="2020-04-20T16:44:00Z">
              <w:rPr>
                <w:rFonts w:ascii="Arial" w:hAnsi="Arial" w:cs="Arial"/>
                <w:color w:val="53575E"/>
                <w:sz w:val="18"/>
                <w:szCs w:val="18"/>
                <w:shd w:val="clear" w:color="auto" w:fill="FFFFFF"/>
              </w:rPr>
            </w:rPrChange>
          </w:rPr>
          <w:t> In Pthreads, each object has its own data type while in Win32 threads there is a mix of handles and separate types. For Pthreads this means different functions are used for working with each object type.</w:t>
        </w:r>
      </w:ins>
    </w:p>
    <w:p w14:paraId="2CD5ED4C" w14:textId="4B799E00" w:rsidR="00252556" w:rsidRPr="00CB74AA" w:rsidRDefault="00252556">
      <w:pPr>
        <w:pStyle w:val="ListParagraph"/>
        <w:numPr>
          <w:ilvl w:val="0"/>
          <w:numId w:val="17"/>
        </w:numPr>
        <w:jc w:val="both"/>
        <w:rPr>
          <w:ins w:id="104" w:author="Microsoft" w:date="2020-04-09T19:45:00Z"/>
          <w:rFonts w:cstheme="minorHAnsi"/>
          <w:b/>
          <w:sz w:val="24"/>
          <w:szCs w:val="24"/>
          <w:rPrChange w:id="105" w:author="Microsoft" w:date="2020-04-20T16:44:00Z">
            <w:rPr>
              <w:ins w:id="106" w:author="Microsoft" w:date="2020-04-09T19:45:00Z"/>
              <w:rFonts w:ascii="Calibri" w:hAnsi="Calibri" w:cs="Calibri"/>
              <w:color w:val="53575E"/>
              <w:sz w:val="24"/>
              <w:szCs w:val="24"/>
              <w:shd w:val="clear" w:color="auto" w:fill="FFFFFF"/>
            </w:rPr>
          </w:rPrChange>
        </w:rPr>
        <w:pPrChange w:id="107" w:author="Microsoft" w:date="2020-04-16T16:13:00Z">
          <w:pPr>
            <w:pStyle w:val="ListParagraph"/>
            <w:numPr>
              <w:numId w:val="5"/>
            </w:numPr>
            <w:ind w:hanging="360"/>
          </w:pPr>
        </w:pPrChange>
      </w:pPr>
      <w:ins w:id="108" w:author="Microsoft" w:date="2020-04-09T19:44:00Z">
        <w:r w:rsidRPr="00CB74AA">
          <w:rPr>
            <w:rFonts w:cstheme="minorHAnsi"/>
            <w:b/>
            <w:bCs/>
            <w:sz w:val="24"/>
            <w:szCs w:val="24"/>
            <w:shd w:val="clear" w:color="auto" w:fill="FFFFFF"/>
            <w:rPrChange w:id="109" w:author="Microsoft" w:date="2020-04-20T16:44:00Z">
              <w:rPr>
                <w:rFonts w:ascii="Arial" w:hAnsi="Arial" w:cs="Arial"/>
                <w:b/>
                <w:bCs/>
                <w:color w:val="53575E"/>
                <w:sz w:val="18"/>
                <w:szCs w:val="18"/>
                <w:shd w:val="clear" w:color="auto" w:fill="FFFFFF"/>
              </w:rPr>
            </w:rPrChange>
          </w:rPr>
          <w:t xml:space="preserve">Unambiguous functionality: </w:t>
        </w:r>
        <w:r w:rsidRPr="00CB74AA">
          <w:rPr>
            <w:rFonts w:cstheme="minorHAnsi"/>
            <w:sz w:val="24"/>
            <w:szCs w:val="24"/>
            <w:shd w:val="clear" w:color="auto" w:fill="FFFFFF"/>
            <w:rPrChange w:id="110" w:author="Microsoft" w:date="2020-04-20T16:44:00Z">
              <w:rPr>
                <w:rFonts w:ascii="Arial" w:hAnsi="Arial" w:cs="Arial"/>
                <w:color w:val="53575E"/>
                <w:sz w:val="18"/>
                <w:szCs w:val="18"/>
                <w:shd w:val="clear" w:color="auto" w:fill="FFFFFF"/>
              </w:rPr>
            </w:rPrChange>
          </w:rPr>
          <w:t>Pthreads has a single function to create threads. If you include the C Runtime Library, there are three separate ways to do this for Win32 threads.</w:t>
        </w:r>
      </w:ins>
    </w:p>
    <w:p w14:paraId="4A463F0A" w14:textId="3BA6D466" w:rsidR="001404DD" w:rsidRPr="00CB74AA" w:rsidRDefault="00AA7496">
      <w:pPr>
        <w:pStyle w:val="ListParagraph"/>
        <w:numPr>
          <w:ilvl w:val="0"/>
          <w:numId w:val="17"/>
        </w:numPr>
        <w:jc w:val="both"/>
        <w:rPr>
          <w:ins w:id="111" w:author="Microsoft" w:date="2020-04-09T20:17:00Z"/>
          <w:rFonts w:cstheme="minorHAnsi"/>
          <w:b/>
          <w:sz w:val="24"/>
          <w:szCs w:val="24"/>
          <w:rPrChange w:id="112" w:author="Microsoft" w:date="2020-04-20T16:44:00Z">
            <w:rPr>
              <w:ins w:id="113" w:author="Microsoft" w:date="2020-04-09T20:17:00Z"/>
              <w:rFonts w:cstheme="minorHAnsi"/>
              <w:color w:val="53575E"/>
              <w:sz w:val="24"/>
              <w:szCs w:val="24"/>
              <w:shd w:val="clear" w:color="auto" w:fill="FFFFFF"/>
            </w:rPr>
          </w:rPrChange>
        </w:rPr>
        <w:pPrChange w:id="114" w:author="Microsoft" w:date="2020-04-16T16:13:00Z">
          <w:pPr>
            <w:pStyle w:val="ListParagraph"/>
            <w:numPr>
              <w:numId w:val="5"/>
            </w:numPr>
            <w:ind w:hanging="360"/>
          </w:pPr>
        </w:pPrChange>
      </w:pPr>
      <w:ins w:id="115" w:author="Microsoft" w:date="2020-04-09T20:07:00Z">
        <w:r w:rsidRPr="00CB74AA">
          <w:rPr>
            <w:rFonts w:cstheme="minorHAnsi"/>
            <w:b/>
            <w:bCs/>
            <w:sz w:val="24"/>
            <w:szCs w:val="24"/>
            <w:shd w:val="clear" w:color="auto" w:fill="FFFFFF"/>
            <w:rPrChange w:id="116" w:author="Microsoft" w:date="2020-04-20T16:44:00Z">
              <w:rPr>
                <w:rFonts w:cstheme="minorHAnsi"/>
                <w:b/>
                <w:bCs/>
                <w:color w:val="53575E"/>
                <w:sz w:val="24"/>
                <w:szCs w:val="24"/>
                <w:shd w:val="clear" w:color="auto" w:fill="FFFFFF"/>
              </w:rPr>
            </w:rPrChange>
          </w:rPr>
          <w:lastRenderedPageBreak/>
          <w:t>Persistence of signals:</w:t>
        </w:r>
      </w:ins>
      <w:ins w:id="117" w:author="Microsoft" w:date="2020-04-09T20:08:00Z">
        <w:r w:rsidR="00F07AB9" w:rsidRPr="00CB74AA">
          <w:rPr>
            <w:rFonts w:cstheme="minorHAnsi"/>
            <w:b/>
            <w:bCs/>
            <w:sz w:val="24"/>
            <w:szCs w:val="24"/>
            <w:shd w:val="clear" w:color="auto" w:fill="FFFFFF"/>
            <w:rPrChange w:id="118" w:author="Microsoft" w:date="2020-04-20T16:44:00Z">
              <w:rPr>
                <w:rFonts w:cstheme="minorHAnsi"/>
                <w:b/>
                <w:bCs/>
                <w:color w:val="53575E"/>
                <w:sz w:val="24"/>
                <w:szCs w:val="24"/>
                <w:shd w:val="clear" w:color="auto" w:fill="FFFFFF"/>
              </w:rPr>
            </w:rPrChange>
          </w:rPr>
          <w:t xml:space="preserve"> </w:t>
        </w:r>
        <w:r w:rsidR="00F07AB9" w:rsidRPr="00CB74AA">
          <w:rPr>
            <w:rFonts w:cstheme="minorHAnsi"/>
            <w:bCs/>
            <w:sz w:val="24"/>
            <w:szCs w:val="24"/>
            <w:shd w:val="clear" w:color="auto" w:fill="FFFFFF"/>
            <w:rPrChange w:id="119" w:author="Microsoft" w:date="2020-04-20T16:44:00Z">
              <w:rPr>
                <w:rFonts w:cstheme="minorHAnsi"/>
                <w:b/>
                <w:bCs/>
                <w:color w:val="53575E"/>
                <w:sz w:val="24"/>
                <w:szCs w:val="24"/>
                <w:shd w:val="clear" w:color="auto" w:fill="FFFFFF"/>
              </w:rPr>
            </w:rPrChange>
          </w:rPr>
          <w:t>If there are any errors in proper switching of Win32 even with debugging tools it</w:t>
        </w:r>
      </w:ins>
      <w:ins w:id="120" w:author="Microsoft" w:date="2020-04-09T20:09:00Z">
        <w:r w:rsidR="00F07AB9" w:rsidRPr="00CB74AA">
          <w:rPr>
            <w:rFonts w:cstheme="minorHAnsi"/>
            <w:bCs/>
            <w:sz w:val="24"/>
            <w:szCs w:val="24"/>
            <w:shd w:val="clear" w:color="auto" w:fill="FFFFFF"/>
            <w:rPrChange w:id="121" w:author="Microsoft" w:date="2020-04-20T16:44:00Z">
              <w:rPr>
                <w:rFonts w:cstheme="minorHAnsi"/>
                <w:b/>
                <w:bCs/>
                <w:color w:val="53575E"/>
                <w:sz w:val="24"/>
                <w:szCs w:val="24"/>
                <w:shd w:val="clear" w:color="auto" w:fill="FFFFFF"/>
              </w:rPr>
            </w:rPrChange>
          </w:rPr>
          <w:t xml:space="preserve">’s difficult </w:t>
        </w:r>
      </w:ins>
      <w:ins w:id="122" w:author="Microsoft" w:date="2020-04-09T20:10:00Z">
        <w:r w:rsidR="00F07AB9" w:rsidRPr="00CB74AA">
          <w:rPr>
            <w:rFonts w:cstheme="minorHAnsi"/>
            <w:bCs/>
            <w:sz w:val="24"/>
            <w:szCs w:val="24"/>
            <w:shd w:val="clear" w:color="auto" w:fill="FFFFFF"/>
            <w:rPrChange w:id="123" w:author="Microsoft" w:date="2020-04-20T16:44:00Z">
              <w:rPr>
                <w:rFonts w:cstheme="minorHAnsi"/>
                <w:b/>
                <w:bCs/>
                <w:color w:val="53575E"/>
                <w:sz w:val="24"/>
                <w:szCs w:val="24"/>
                <w:shd w:val="clear" w:color="auto" w:fill="FFFFFF"/>
              </w:rPr>
            </w:rPrChange>
          </w:rPr>
          <w:t>to track the error</w:t>
        </w:r>
      </w:ins>
      <w:ins w:id="124" w:author="Microsoft" w:date="2020-04-09T20:11:00Z">
        <w:r w:rsidR="00F07AB9" w:rsidRPr="00CB74AA">
          <w:rPr>
            <w:rFonts w:cstheme="minorHAnsi"/>
            <w:bCs/>
            <w:sz w:val="24"/>
            <w:szCs w:val="24"/>
            <w:shd w:val="clear" w:color="auto" w:fill="FFFFFF"/>
            <w:rPrChange w:id="125" w:author="Microsoft" w:date="2020-04-20T16:44:00Z">
              <w:rPr>
                <w:rFonts w:cstheme="minorHAnsi"/>
                <w:b/>
                <w:bCs/>
                <w:color w:val="53575E"/>
                <w:sz w:val="24"/>
                <w:szCs w:val="24"/>
                <w:shd w:val="clear" w:color="auto" w:fill="FFFFFF"/>
              </w:rPr>
            </w:rPrChange>
          </w:rPr>
          <w:t xml:space="preserve">. </w:t>
        </w:r>
        <w:r w:rsidR="00F07AB9" w:rsidRPr="00CB74AA">
          <w:rPr>
            <w:rFonts w:cstheme="minorHAnsi"/>
            <w:sz w:val="24"/>
            <w:szCs w:val="24"/>
            <w:shd w:val="clear" w:color="auto" w:fill="FFFFFF"/>
            <w:rPrChange w:id="126" w:author="Microsoft" w:date="2020-04-20T16:44:00Z">
              <w:rPr>
                <w:rFonts w:ascii="Arial" w:hAnsi="Arial" w:cs="Arial"/>
                <w:color w:val="53575E"/>
                <w:sz w:val="18"/>
                <w:szCs w:val="18"/>
                <w:shd w:val="clear" w:color="auto" w:fill="FFFFFF"/>
              </w:rPr>
            </w:rPrChange>
          </w:rPr>
          <w:t>Under Pthreads, signals to condition variables are either "caught" by waiting thread(s) or discarded. However, use of a well known coding structure at each access of a condition variable will ensure no signals are "lost" by threads that may not be waiting at the exact time of signaling.</w:t>
        </w:r>
      </w:ins>
    </w:p>
    <w:p w14:paraId="0650CEAD" w14:textId="202A95CC" w:rsidR="000C2152" w:rsidRPr="00CB74AA" w:rsidRDefault="000C2152">
      <w:pPr>
        <w:pStyle w:val="ListParagraph"/>
        <w:numPr>
          <w:ilvl w:val="0"/>
          <w:numId w:val="17"/>
        </w:numPr>
        <w:jc w:val="both"/>
        <w:rPr>
          <w:ins w:id="127" w:author="Microsoft" w:date="2020-04-09T20:18:00Z"/>
          <w:rFonts w:cstheme="minorHAnsi"/>
          <w:sz w:val="24"/>
          <w:szCs w:val="24"/>
          <w:rPrChange w:id="128" w:author="Microsoft" w:date="2020-04-20T16:44:00Z">
            <w:rPr>
              <w:ins w:id="129" w:author="Microsoft" w:date="2020-04-09T20:18:00Z"/>
              <w:rFonts w:cstheme="minorHAnsi"/>
              <w:bCs/>
              <w:color w:val="53575E"/>
              <w:sz w:val="24"/>
              <w:szCs w:val="24"/>
              <w:shd w:val="clear" w:color="auto" w:fill="FFFFFF"/>
            </w:rPr>
          </w:rPrChange>
        </w:rPr>
        <w:pPrChange w:id="130" w:author="Microsoft" w:date="2020-04-16T16:13:00Z">
          <w:pPr>
            <w:pStyle w:val="ListParagraph"/>
            <w:numPr>
              <w:numId w:val="5"/>
            </w:numPr>
            <w:ind w:hanging="360"/>
          </w:pPr>
        </w:pPrChange>
      </w:pPr>
      <w:ins w:id="131" w:author="Microsoft" w:date="2020-04-09T20:17:00Z">
        <w:r w:rsidRPr="00CB74AA">
          <w:rPr>
            <w:rFonts w:cstheme="minorHAnsi"/>
            <w:bCs/>
            <w:sz w:val="24"/>
            <w:szCs w:val="24"/>
            <w:shd w:val="clear" w:color="auto" w:fill="FFFFFF"/>
            <w:rPrChange w:id="132" w:author="Microsoft" w:date="2020-04-20T16:44:00Z">
              <w:rPr>
                <w:rFonts w:cstheme="minorHAnsi"/>
                <w:b/>
                <w:bCs/>
                <w:color w:val="53575E"/>
                <w:sz w:val="24"/>
                <w:szCs w:val="24"/>
                <w:shd w:val="clear" w:color="auto" w:fill="FFFFFF"/>
              </w:rPr>
            </w:rPrChange>
          </w:rPr>
          <w:t>Pthreads are straightforward and easy to understand when compared to win32 threads</w:t>
        </w:r>
      </w:ins>
      <w:ins w:id="133" w:author="Microsoft" w:date="2020-04-09T20:18:00Z">
        <w:r w:rsidRPr="00CB74AA">
          <w:rPr>
            <w:rFonts w:cstheme="minorHAnsi"/>
            <w:bCs/>
            <w:sz w:val="24"/>
            <w:szCs w:val="24"/>
            <w:shd w:val="clear" w:color="auto" w:fill="FFFFFF"/>
            <w:rPrChange w:id="134" w:author="Microsoft" w:date="2020-04-20T16:44:00Z">
              <w:rPr>
                <w:rFonts w:cstheme="minorHAnsi"/>
                <w:bCs/>
                <w:color w:val="53575E"/>
                <w:sz w:val="24"/>
                <w:szCs w:val="24"/>
                <w:shd w:val="clear" w:color="auto" w:fill="FFFFFF"/>
              </w:rPr>
            </w:rPrChange>
          </w:rPr>
          <w:t>.</w:t>
        </w:r>
      </w:ins>
    </w:p>
    <w:p w14:paraId="03F3199F" w14:textId="5DA64CEB" w:rsidR="000C2152" w:rsidRPr="00CB74AA" w:rsidRDefault="000C2152">
      <w:pPr>
        <w:pStyle w:val="ListParagraph"/>
        <w:numPr>
          <w:ilvl w:val="0"/>
          <w:numId w:val="17"/>
        </w:numPr>
        <w:jc w:val="both"/>
        <w:rPr>
          <w:ins w:id="135" w:author="Microsoft" w:date="2020-04-09T20:19:00Z"/>
          <w:rFonts w:cstheme="minorHAnsi"/>
          <w:sz w:val="24"/>
          <w:szCs w:val="24"/>
          <w:rPrChange w:id="136" w:author="Microsoft" w:date="2020-04-20T16:44:00Z">
            <w:rPr>
              <w:ins w:id="137" w:author="Microsoft" w:date="2020-04-09T20:19:00Z"/>
              <w:rFonts w:cstheme="minorHAnsi"/>
              <w:bCs/>
              <w:color w:val="53575E"/>
              <w:sz w:val="24"/>
              <w:szCs w:val="24"/>
              <w:shd w:val="clear" w:color="auto" w:fill="FFFFFF"/>
            </w:rPr>
          </w:rPrChange>
        </w:rPr>
        <w:pPrChange w:id="138" w:author="Microsoft" w:date="2020-04-16T16:13:00Z">
          <w:pPr>
            <w:pStyle w:val="ListParagraph"/>
            <w:numPr>
              <w:numId w:val="5"/>
            </w:numPr>
            <w:ind w:hanging="360"/>
          </w:pPr>
        </w:pPrChange>
      </w:pPr>
      <w:ins w:id="139" w:author="Microsoft" w:date="2020-04-09T20:18:00Z">
        <w:r w:rsidRPr="00CB74AA">
          <w:rPr>
            <w:rFonts w:cstheme="minorHAnsi"/>
            <w:bCs/>
            <w:sz w:val="24"/>
            <w:szCs w:val="24"/>
            <w:shd w:val="clear" w:color="auto" w:fill="FFFFFF"/>
            <w:rPrChange w:id="140" w:author="Microsoft" w:date="2020-04-20T16:44:00Z">
              <w:rPr>
                <w:rFonts w:cstheme="minorHAnsi"/>
                <w:bCs/>
                <w:color w:val="53575E"/>
                <w:sz w:val="24"/>
                <w:szCs w:val="24"/>
                <w:shd w:val="clear" w:color="auto" w:fill="FFFFFF"/>
              </w:rPr>
            </w:rPrChange>
          </w:rPr>
          <w:t xml:space="preserve">Synchronization </w:t>
        </w:r>
      </w:ins>
      <w:ins w:id="141" w:author="Microsoft" w:date="2020-04-09T20:19:00Z">
        <w:r w:rsidRPr="00CB74AA">
          <w:rPr>
            <w:rFonts w:cstheme="minorHAnsi"/>
            <w:bCs/>
            <w:sz w:val="24"/>
            <w:szCs w:val="24"/>
            <w:shd w:val="clear" w:color="auto" w:fill="FFFFFF"/>
            <w:rPrChange w:id="142" w:author="Microsoft" w:date="2020-04-20T16:44:00Z">
              <w:rPr>
                <w:rFonts w:cstheme="minorHAnsi"/>
                <w:bCs/>
                <w:color w:val="53575E"/>
                <w:sz w:val="24"/>
                <w:szCs w:val="24"/>
                <w:shd w:val="clear" w:color="auto" w:fill="FFFFFF"/>
              </w:rPr>
            </w:rPrChange>
          </w:rPr>
          <w:t>objects for win32 threads: events, semaphore, mutex, critical sections.</w:t>
        </w:r>
      </w:ins>
    </w:p>
    <w:p w14:paraId="4BA6EB86" w14:textId="4FE1BA06" w:rsidR="000C2152" w:rsidRPr="00CB74AA" w:rsidRDefault="000C2152">
      <w:pPr>
        <w:pStyle w:val="ListParagraph"/>
        <w:numPr>
          <w:ilvl w:val="0"/>
          <w:numId w:val="17"/>
        </w:numPr>
        <w:jc w:val="both"/>
        <w:rPr>
          <w:ins w:id="143" w:author="Microsoft" w:date="2020-04-09T20:25:00Z"/>
          <w:rFonts w:cstheme="minorHAnsi"/>
          <w:sz w:val="24"/>
          <w:szCs w:val="24"/>
          <w:rPrChange w:id="144" w:author="Microsoft" w:date="2020-04-20T16:44:00Z">
            <w:rPr>
              <w:ins w:id="145" w:author="Microsoft" w:date="2020-04-09T20:25:00Z"/>
              <w:rFonts w:cstheme="minorHAnsi"/>
              <w:bCs/>
              <w:color w:val="53575E"/>
              <w:sz w:val="24"/>
              <w:szCs w:val="24"/>
              <w:shd w:val="clear" w:color="auto" w:fill="FFFFFF"/>
            </w:rPr>
          </w:rPrChange>
        </w:rPr>
        <w:pPrChange w:id="146" w:author="Microsoft" w:date="2020-04-16T16:13:00Z">
          <w:pPr>
            <w:pStyle w:val="ListParagraph"/>
            <w:numPr>
              <w:numId w:val="5"/>
            </w:numPr>
            <w:ind w:hanging="360"/>
          </w:pPr>
        </w:pPrChange>
      </w:pPr>
      <w:ins w:id="147" w:author="Microsoft" w:date="2020-04-09T20:20:00Z">
        <w:r w:rsidRPr="00CB74AA">
          <w:rPr>
            <w:rFonts w:cstheme="minorHAnsi"/>
            <w:bCs/>
            <w:sz w:val="24"/>
            <w:szCs w:val="24"/>
            <w:shd w:val="clear" w:color="auto" w:fill="FFFFFF"/>
            <w:rPrChange w:id="148" w:author="Microsoft" w:date="2020-04-20T16:44:00Z">
              <w:rPr>
                <w:rFonts w:cstheme="minorHAnsi"/>
                <w:bCs/>
                <w:color w:val="53575E"/>
                <w:sz w:val="24"/>
                <w:szCs w:val="24"/>
                <w:shd w:val="clear" w:color="auto" w:fill="FFFFFF"/>
              </w:rPr>
            </w:rPrChange>
          </w:rPr>
          <w:t>Synchronization primitives for pthreads: mutex, semaphore, conditional variable.</w:t>
        </w:r>
      </w:ins>
    </w:p>
    <w:p w14:paraId="2E1EBDD2" w14:textId="504B881A" w:rsidR="001956B2" w:rsidRPr="00781FAB" w:rsidRDefault="001956B2">
      <w:pPr>
        <w:jc w:val="both"/>
        <w:rPr>
          <w:ins w:id="149" w:author="Microsoft" w:date="2020-04-09T19:34:00Z"/>
          <w:rFonts w:cstheme="minorHAnsi"/>
          <w:b/>
          <w:sz w:val="24"/>
          <w:szCs w:val="24"/>
          <w:rPrChange w:id="150" w:author="Microsoft" w:date="2020-04-15T17:12:00Z">
            <w:rPr>
              <w:ins w:id="151" w:author="Microsoft" w:date="2020-04-09T19:34:00Z"/>
            </w:rPr>
          </w:rPrChange>
        </w:rPr>
        <w:pPrChange w:id="152" w:author="Microsoft" w:date="2020-04-16T16:13:00Z">
          <w:pPr>
            <w:pStyle w:val="ListParagraph"/>
            <w:numPr>
              <w:numId w:val="5"/>
            </w:numPr>
            <w:ind w:hanging="360"/>
          </w:pPr>
        </w:pPrChange>
      </w:pPr>
      <w:ins w:id="153" w:author="Microsoft" w:date="2020-04-09T20:25:00Z">
        <w:r w:rsidRPr="00781FAB">
          <w:rPr>
            <w:rFonts w:cstheme="minorHAnsi"/>
            <w:b/>
            <w:sz w:val="24"/>
            <w:szCs w:val="24"/>
            <w:rPrChange w:id="154" w:author="Microsoft" w:date="2020-04-15T17:12:00Z">
              <w:rPr>
                <w:rFonts w:cstheme="minorHAnsi"/>
                <w:sz w:val="24"/>
                <w:szCs w:val="24"/>
              </w:rPr>
            </w:rPrChange>
          </w:rPr>
          <w:t>How are threads and concurrency related:</w:t>
        </w:r>
      </w:ins>
    </w:p>
    <w:p w14:paraId="472304CD" w14:textId="35192349" w:rsidR="000D681C" w:rsidRPr="00781FAB" w:rsidRDefault="00B36EE8">
      <w:pPr>
        <w:ind w:left="720"/>
        <w:jc w:val="both"/>
        <w:rPr>
          <w:rFonts w:cstheme="minorHAnsi"/>
          <w:sz w:val="24"/>
          <w:szCs w:val="24"/>
          <w:rPrChange w:id="155" w:author="Microsoft" w:date="2020-04-15T17:12:00Z">
            <w:rPr/>
          </w:rPrChange>
        </w:rPr>
        <w:pPrChange w:id="156" w:author="Microsoft" w:date="2020-04-16T16:13:00Z">
          <w:pPr>
            <w:pStyle w:val="ListParagraph"/>
            <w:numPr>
              <w:numId w:val="5"/>
            </w:numPr>
            <w:ind w:hanging="360"/>
          </w:pPr>
        </w:pPrChange>
      </w:pPr>
      <w:ins w:id="157" w:author="Microsoft" w:date="2020-04-09T20:05:00Z">
        <w:r w:rsidRPr="00781FAB">
          <w:rPr>
            <w:rFonts w:cstheme="minorHAnsi"/>
            <w:sz w:val="24"/>
            <w:szCs w:val="24"/>
          </w:rPr>
          <w:t>Thread is created by OS to run a stream of instruction.</w:t>
        </w:r>
      </w:ins>
      <w:ins w:id="158" w:author="Microsoft" w:date="2020-04-09T20:13:00Z">
        <w:r w:rsidR="00640734" w:rsidRPr="0026078C">
          <w:rPr>
            <w:rFonts w:cstheme="minorHAnsi"/>
            <w:sz w:val="24"/>
            <w:szCs w:val="24"/>
          </w:rPr>
          <w:t xml:space="preserve"> A thread contains stack, ID, heap, scheduling mechanism</w:t>
        </w:r>
      </w:ins>
      <w:ins w:id="159" w:author="Microsoft" w:date="2020-04-09T20:25:00Z">
        <w:r w:rsidR="0072597E" w:rsidRPr="00D55598">
          <w:rPr>
            <w:rFonts w:cstheme="minorHAnsi"/>
            <w:sz w:val="24"/>
            <w:szCs w:val="24"/>
          </w:rPr>
          <w:t>.</w:t>
        </w:r>
      </w:ins>
      <w:ins w:id="160" w:author="Microsoft" w:date="2020-04-10T16:49:00Z">
        <w:r w:rsidR="00F056DA" w:rsidRPr="00FC394D">
          <w:rPr>
            <w:rFonts w:cstheme="minorHAnsi"/>
            <w:sz w:val="24"/>
            <w:szCs w:val="24"/>
          </w:rPr>
          <w:t xml:space="preserve"> Threads are</w:t>
        </w:r>
        <w:r w:rsidR="00E90751" w:rsidRPr="006274E9">
          <w:rPr>
            <w:rFonts w:cstheme="minorHAnsi"/>
            <w:sz w:val="24"/>
            <w:szCs w:val="24"/>
          </w:rPr>
          <w:t xml:space="preserve"> nothing but a task which takes place inside a process. Concurren</w:t>
        </w:r>
      </w:ins>
      <w:ins w:id="161" w:author="Microsoft" w:date="2020-04-10T16:50:00Z">
        <w:r w:rsidR="00E90751" w:rsidRPr="00D604D6">
          <w:rPr>
            <w:rFonts w:cstheme="minorHAnsi"/>
            <w:sz w:val="24"/>
            <w:szCs w:val="24"/>
          </w:rPr>
          <w:t>c</w:t>
        </w:r>
      </w:ins>
      <w:ins w:id="162" w:author="Microsoft" w:date="2020-04-10T16:49:00Z">
        <w:r w:rsidR="00E90751" w:rsidRPr="00D604D6">
          <w:rPr>
            <w:rFonts w:cstheme="minorHAnsi"/>
            <w:sz w:val="24"/>
            <w:szCs w:val="24"/>
          </w:rPr>
          <w:t xml:space="preserve">y </w:t>
        </w:r>
      </w:ins>
      <w:ins w:id="163" w:author="Microsoft" w:date="2020-04-10T16:50:00Z">
        <w:r w:rsidR="00E90751" w:rsidRPr="00781FAB">
          <w:rPr>
            <w:rFonts w:cstheme="minorHAnsi"/>
            <w:color w:val="242729"/>
            <w:sz w:val="23"/>
            <w:szCs w:val="23"/>
            <w:shd w:val="clear" w:color="auto" w:fill="FFFFFF"/>
            <w:rPrChange w:id="164" w:author="Microsoft" w:date="2020-04-15T17:12:00Z">
              <w:rPr>
                <w:rFonts w:ascii="Arial" w:hAnsi="Arial" w:cs="Arial"/>
                <w:color w:val="242729"/>
                <w:sz w:val="23"/>
                <w:szCs w:val="23"/>
                <w:shd w:val="clear" w:color="auto" w:fill="FFFFFF"/>
              </w:rPr>
            </w:rPrChange>
          </w:rPr>
          <w:t>is having two tasks run in parallel on separate threads</w:t>
        </w:r>
      </w:ins>
    </w:p>
    <w:p w14:paraId="178C51D4" w14:textId="77777777" w:rsidR="00B84C29" w:rsidRPr="006274E9" w:rsidRDefault="00B84C29" w:rsidP="000A24F2">
      <w:pPr>
        <w:rPr>
          <w:rFonts w:cstheme="minorHAnsi"/>
          <w:b/>
          <w:sz w:val="24"/>
          <w:szCs w:val="24"/>
        </w:rPr>
      </w:pPr>
      <w:commentRangeStart w:id="165"/>
      <w:commentRangeStart w:id="166"/>
      <w:r w:rsidRPr="00781FAB">
        <w:rPr>
          <w:rFonts w:cstheme="minorHAnsi"/>
          <w:b/>
          <w:sz w:val="24"/>
          <w:szCs w:val="24"/>
        </w:rPr>
        <w:t xml:space="preserve">Thread </w:t>
      </w:r>
      <w:r w:rsidRPr="0026078C">
        <w:rPr>
          <w:rFonts w:cstheme="minorHAnsi"/>
          <w:b/>
          <w:sz w:val="24"/>
          <w:szCs w:val="24"/>
        </w:rPr>
        <w:t>creation:</w:t>
      </w:r>
      <w:commentRangeEnd w:id="165"/>
      <w:r w:rsidR="0064493C" w:rsidRPr="00D55598">
        <w:rPr>
          <w:rStyle w:val="CommentReference"/>
          <w:rFonts w:cstheme="minorHAnsi"/>
        </w:rPr>
        <w:commentReference w:id="165"/>
      </w:r>
      <w:commentRangeEnd w:id="166"/>
      <w:r w:rsidR="00E06364" w:rsidRPr="00FC394D">
        <w:rPr>
          <w:rStyle w:val="CommentReference"/>
          <w:rFonts w:cstheme="minorHAnsi"/>
        </w:rPr>
        <w:commentReference w:id="166"/>
      </w:r>
    </w:p>
    <w:p w14:paraId="7D2BEBB5" w14:textId="77777777" w:rsidR="000A24F2" w:rsidRPr="00E577F9" w:rsidRDefault="000A24F2">
      <w:pPr>
        <w:jc w:val="both"/>
        <w:rPr>
          <w:rFonts w:cstheme="minorHAnsi"/>
        </w:rPr>
        <w:pPrChange w:id="167" w:author="Microsoft" w:date="2020-04-16T16:13:00Z">
          <w:pPr/>
        </w:pPrChange>
      </w:pPr>
      <w:commentRangeStart w:id="168"/>
      <w:r w:rsidRPr="00D604D6">
        <w:rPr>
          <w:rFonts w:cstheme="minorHAnsi"/>
        </w:rPr>
        <w:t>Thread is a normal process and multithread is mostly used for concurrency</w:t>
      </w:r>
      <w:commentRangeEnd w:id="168"/>
      <w:r w:rsidR="0064493C" w:rsidRPr="00D604D6">
        <w:rPr>
          <w:rStyle w:val="CommentReference"/>
          <w:rFonts w:cstheme="minorHAnsi"/>
        </w:rPr>
        <w:commentReference w:id="168"/>
      </w:r>
      <w:r w:rsidRPr="00E577F9">
        <w:rPr>
          <w:rFonts w:cstheme="minorHAnsi"/>
        </w:rPr>
        <w:t>.</w:t>
      </w:r>
      <w:r w:rsidR="00634F37" w:rsidRPr="00E577F9">
        <w:rPr>
          <w:rFonts w:cstheme="minorHAnsi"/>
        </w:rPr>
        <w:t xml:space="preserve"> Threads are better than a process where the context switching and creation of thread is simple and easy.</w:t>
      </w:r>
    </w:p>
    <w:p w14:paraId="18FE79B7" w14:textId="77777777" w:rsidR="00A24643" w:rsidRPr="00781FAB" w:rsidRDefault="00A24643">
      <w:pPr>
        <w:jc w:val="both"/>
        <w:rPr>
          <w:rFonts w:cstheme="minorHAnsi"/>
        </w:rPr>
        <w:pPrChange w:id="169" w:author="Microsoft" w:date="2020-04-16T16:13:00Z">
          <w:pPr/>
        </w:pPrChange>
      </w:pPr>
      <w:r w:rsidRPr="00781FAB">
        <w:rPr>
          <w:rFonts w:cstheme="minorHAnsi"/>
        </w:rPr>
        <w:t>Thread process creation is simple</w:t>
      </w:r>
      <w:r w:rsidR="002C7E3C" w:rsidRPr="00781FAB">
        <w:rPr>
          <w:rFonts w:cstheme="minorHAnsi"/>
        </w:rPr>
        <w:t xml:space="preserve"> can be done using pthread_create function</w:t>
      </w:r>
    </w:p>
    <w:p w14:paraId="759017CD" w14:textId="77777777" w:rsidR="002C7E3C" w:rsidRPr="00781FAB" w:rsidRDefault="002C7E3C" w:rsidP="000A24F2">
      <w:pPr>
        <w:rPr>
          <w:rFonts w:cstheme="minorHAnsi"/>
          <w:b/>
          <w:rPrChange w:id="170" w:author="Microsoft" w:date="2020-04-15T17:12:00Z">
            <w:rPr>
              <w:rFonts w:cstheme="minorHAnsi"/>
            </w:rPr>
          </w:rPrChange>
        </w:rPr>
      </w:pPr>
      <w:r w:rsidRPr="00781FAB">
        <w:rPr>
          <w:rFonts w:cstheme="minorHAnsi"/>
          <w:b/>
          <w:rPrChange w:id="171" w:author="Microsoft" w:date="2020-04-15T17:12:00Z">
            <w:rPr>
              <w:rFonts w:cstheme="minorHAnsi"/>
            </w:rPr>
          </w:rPrChange>
        </w:rPr>
        <w:t>Eg:</w:t>
      </w:r>
    </w:p>
    <w:p w14:paraId="33EE07C3" w14:textId="77777777" w:rsidR="00A24643" w:rsidRPr="00781FAB" w:rsidRDefault="00A24643" w:rsidP="000A24F2">
      <w:pPr>
        <w:rPr>
          <w:rFonts w:cstheme="minorHAnsi"/>
        </w:rPr>
      </w:pPr>
      <w:r w:rsidRPr="00781FAB">
        <w:rPr>
          <w:rFonts w:cstheme="minorHAnsi"/>
        </w:rPr>
        <w:t>pthread_create(&amp;thread_id,      // This contains the thread ID</w:t>
      </w:r>
    </w:p>
    <w:p w14:paraId="4DAC9A15" w14:textId="77777777" w:rsidR="00A24643" w:rsidRPr="0026078C" w:rsidRDefault="00A24643" w:rsidP="00A24643">
      <w:pPr>
        <w:ind w:left="1440"/>
        <w:rPr>
          <w:rFonts w:cstheme="minorHAnsi"/>
        </w:rPr>
      </w:pPr>
      <w:r w:rsidRPr="0026078C">
        <w:rPr>
          <w:rFonts w:cstheme="minorHAnsi"/>
        </w:rPr>
        <w:t xml:space="preserve"> NULL,                // attributes</w:t>
      </w:r>
    </w:p>
    <w:p w14:paraId="719FF416" w14:textId="77777777" w:rsidR="00A24643" w:rsidRPr="00D55598" w:rsidRDefault="00A24643" w:rsidP="00A24643">
      <w:pPr>
        <w:ind w:left="720" w:firstLine="720"/>
        <w:rPr>
          <w:rFonts w:cstheme="minorHAnsi"/>
        </w:rPr>
      </w:pPr>
      <w:r w:rsidRPr="00D55598">
        <w:rPr>
          <w:rFonts w:cstheme="minorHAnsi"/>
        </w:rPr>
        <w:t xml:space="preserve"> myThreadFun,   //  function which contains the thread operation</w:t>
      </w:r>
    </w:p>
    <w:p w14:paraId="7CB1325F" w14:textId="34E65A0D" w:rsidR="001956B2" w:rsidRPr="00D604D6" w:rsidRDefault="00A24643" w:rsidP="000A24F2">
      <w:pPr>
        <w:rPr>
          <w:ins w:id="172" w:author="Microsoft" w:date="2020-04-09T19:20:00Z"/>
          <w:rFonts w:cstheme="minorHAnsi"/>
        </w:rPr>
      </w:pPr>
      <w:r w:rsidRPr="006274E9">
        <w:rPr>
          <w:rFonts w:cstheme="minorHAnsi"/>
        </w:rPr>
        <w:t xml:space="preserve"> </w:t>
      </w:r>
      <w:r w:rsidRPr="006274E9">
        <w:rPr>
          <w:rFonts w:cstheme="minorHAnsi"/>
        </w:rPr>
        <w:tab/>
      </w:r>
      <w:r w:rsidRPr="006274E9">
        <w:rPr>
          <w:rFonts w:cstheme="minorHAnsi"/>
        </w:rPr>
        <w:tab/>
        <w:t>NULL);                // argument of the function</w:t>
      </w:r>
      <w:r w:rsidR="009F102F" w:rsidRPr="00D604D6">
        <w:rPr>
          <w:rFonts w:cstheme="minorHAnsi"/>
        </w:rPr>
        <w:t xml:space="preserve"> if any</w:t>
      </w:r>
    </w:p>
    <w:p w14:paraId="6D71301A" w14:textId="77777777" w:rsidR="00C86330" w:rsidRPr="00E577F9" w:rsidRDefault="00C86330" w:rsidP="000A24F2">
      <w:pPr>
        <w:rPr>
          <w:rFonts w:cstheme="minorHAnsi"/>
        </w:rPr>
      </w:pPr>
    </w:p>
    <w:p w14:paraId="35D73657" w14:textId="77777777" w:rsidR="002C7E3C" w:rsidRPr="00781FAB" w:rsidRDefault="002C7E3C" w:rsidP="002C7E3C">
      <w:pPr>
        <w:ind w:firstLine="720"/>
        <w:rPr>
          <w:rFonts w:cstheme="minorHAnsi"/>
          <w:b/>
        </w:rPr>
      </w:pPr>
      <w:r w:rsidRPr="00781FAB">
        <w:rPr>
          <w:rFonts w:cstheme="minorHAnsi"/>
          <w:b/>
        </w:rPr>
        <w:t>Example for pthread creation process:</w:t>
      </w:r>
    </w:p>
    <w:p w14:paraId="1C4C89EA" w14:textId="77777777" w:rsidR="002C7E3C" w:rsidRPr="00781FAB" w:rsidRDefault="002C7E3C" w:rsidP="002C7E3C">
      <w:pPr>
        <w:ind w:firstLine="720"/>
        <w:rPr>
          <w:rFonts w:cstheme="minorHAnsi"/>
        </w:rPr>
      </w:pPr>
    </w:p>
    <w:p w14:paraId="3F539579" w14:textId="77777777" w:rsidR="002C7E3C" w:rsidRPr="00781FAB" w:rsidRDefault="002C7E3C" w:rsidP="002C7E3C">
      <w:pPr>
        <w:ind w:firstLine="720"/>
        <w:rPr>
          <w:rFonts w:cstheme="minorHAnsi"/>
        </w:rPr>
      </w:pPr>
      <w:r w:rsidRPr="00781FAB">
        <w:rPr>
          <w:rFonts w:cstheme="minorHAnsi"/>
        </w:rPr>
        <w:t xml:space="preserve">#include &lt;stdio.h&gt; </w:t>
      </w:r>
    </w:p>
    <w:p w14:paraId="049A1708" w14:textId="77777777" w:rsidR="002C7E3C" w:rsidRPr="00781FAB" w:rsidRDefault="002C7E3C" w:rsidP="002C7E3C">
      <w:pPr>
        <w:ind w:firstLine="720"/>
        <w:rPr>
          <w:rFonts w:cstheme="minorHAnsi"/>
        </w:rPr>
      </w:pPr>
      <w:r w:rsidRPr="00781FAB">
        <w:rPr>
          <w:rFonts w:cstheme="minorHAnsi"/>
        </w:rPr>
        <w:t xml:space="preserve">#include &lt;stdlib.h&gt; </w:t>
      </w:r>
    </w:p>
    <w:p w14:paraId="267239BE" w14:textId="77777777" w:rsidR="002C7E3C" w:rsidRPr="00781FAB" w:rsidRDefault="002C7E3C" w:rsidP="002C7E3C">
      <w:pPr>
        <w:ind w:firstLine="720"/>
        <w:rPr>
          <w:rFonts w:cstheme="minorHAnsi"/>
        </w:rPr>
      </w:pPr>
      <w:r w:rsidRPr="00781FAB">
        <w:rPr>
          <w:rFonts w:cstheme="minorHAnsi"/>
        </w:rPr>
        <w:t xml:space="preserve">#include &lt;unistd.h&gt;  //Header file for sleep(). man 3 sleep for details. </w:t>
      </w:r>
    </w:p>
    <w:p w14:paraId="071DEB78" w14:textId="77777777" w:rsidR="002C7E3C" w:rsidRPr="00781FAB" w:rsidRDefault="002C7E3C" w:rsidP="002C7E3C">
      <w:pPr>
        <w:ind w:firstLine="720"/>
        <w:rPr>
          <w:rFonts w:cstheme="minorHAnsi"/>
        </w:rPr>
      </w:pPr>
      <w:r w:rsidRPr="00781FAB">
        <w:rPr>
          <w:rFonts w:cstheme="minorHAnsi"/>
        </w:rPr>
        <w:t xml:space="preserve">#include &lt;pthread.h&gt; </w:t>
      </w:r>
    </w:p>
    <w:p w14:paraId="21DF0BF9" w14:textId="77777777" w:rsidR="002C7E3C" w:rsidRPr="00781FAB" w:rsidRDefault="002C7E3C" w:rsidP="002C7E3C">
      <w:pPr>
        <w:ind w:firstLine="720"/>
        <w:rPr>
          <w:rFonts w:cstheme="minorHAnsi"/>
        </w:rPr>
      </w:pPr>
      <w:r w:rsidRPr="00781FAB">
        <w:rPr>
          <w:rFonts w:cstheme="minorHAnsi"/>
        </w:rPr>
        <w:t xml:space="preserve">  </w:t>
      </w:r>
    </w:p>
    <w:p w14:paraId="04DB1DD6" w14:textId="77777777" w:rsidR="002C7E3C" w:rsidRPr="00781FAB" w:rsidRDefault="002C7E3C" w:rsidP="002C7E3C">
      <w:pPr>
        <w:ind w:firstLine="720"/>
        <w:rPr>
          <w:rFonts w:cstheme="minorHAnsi"/>
        </w:rPr>
      </w:pPr>
      <w:r w:rsidRPr="00781FAB">
        <w:rPr>
          <w:rFonts w:cstheme="minorHAnsi"/>
        </w:rPr>
        <w:t xml:space="preserve">// A normal C function that is executed as a thread  </w:t>
      </w:r>
    </w:p>
    <w:p w14:paraId="65144E11" w14:textId="77777777" w:rsidR="002C7E3C" w:rsidRPr="00781FAB" w:rsidRDefault="002C7E3C" w:rsidP="002C7E3C">
      <w:pPr>
        <w:ind w:firstLine="720"/>
        <w:rPr>
          <w:rFonts w:cstheme="minorHAnsi"/>
        </w:rPr>
      </w:pPr>
      <w:r w:rsidRPr="00781FAB">
        <w:rPr>
          <w:rFonts w:cstheme="minorHAnsi"/>
        </w:rPr>
        <w:t xml:space="preserve">// when its name is specified in pthread_create() </w:t>
      </w:r>
    </w:p>
    <w:p w14:paraId="5703CC46" w14:textId="77777777" w:rsidR="002C7E3C" w:rsidRPr="00781FAB" w:rsidRDefault="002C7E3C" w:rsidP="002C7E3C">
      <w:pPr>
        <w:ind w:firstLine="720"/>
        <w:rPr>
          <w:rFonts w:cstheme="minorHAnsi"/>
        </w:rPr>
      </w:pPr>
      <w:r w:rsidRPr="00781FAB">
        <w:rPr>
          <w:rFonts w:cstheme="minorHAnsi"/>
        </w:rPr>
        <w:lastRenderedPageBreak/>
        <w:t xml:space="preserve">void *myThreadFun() </w:t>
      </w:r>
    </w:p>
    <w:p w14:paraId="47C07B10" w14:textId="77777777" w:rsidR="002C7E3C" w:rsidRPr="00781FAB" w:rsidRDefault="002C7E3C" w:rsidP="002C7E3C">
      <w:pPr>
        <w:ind w:firstLine="720"/>
        <w:rPr>
          <w:rFonts w:cstheme="minorHAnsi"/>
        </w:rPr>
      </w:pPr>
      <w:r w:rsidRPr="00781FAB">
        <w:rPr>
          <w:rFonts w:cstheme="minorHAnsi"/>
        </w:rPr>
        <w:t xml:space="preserve">{ </w:t>
      </w:r>
    </w:p>
    <w:p w14:paraId="3E3DE24A" w14:textId="77777777" w:rsidR="002C7E3C" w:rsidRPr="00781FAB" w:rsidRDefault="002C7E3C" w:rsidP="002C7E3C">
      <w:pPr>
        <w:ind w:firstLine="720"/>
        <w:rPr>
          <w:rFonts w:cstheme="minorHAnsi"/>
        </w:rPr>
      </w:pPr>
      <w:r w:rsidRPr="00781FAB">
        <w:rPr>
          <w:rFonts w:cstheme="minorHAnsi"/>
        </w:rPr>
        <w:t xml:space="preserve">    sleep(1); </w:t>
      </w:r>
    </w:p>
    <w:p w14:paraId="671F03AD" w14:textId="77777777" w:rsidR="002C7E3C" w:rsidRPr="00781FAB" w:rsidRDefault="002C7E3C" w:rsidP="002C7E3C">
      <w:pPr>
        <w:ind w:firstLine="720"/>
        <w:rPr>
          <w:rFonts w:cstheme="minorHAnsi"/>
        </w:rPr>
      </w:pPr>
      <w:r w:rsidRPr="00781FAB">
        <w:rPr>
          <w:rFonts w:cstheme="minorHAnsi"/>
        </w:rPr>
        <w:t xml:space="preserve">    printf("Creating the first thread \n"); </w:t>
      </w:r>
    </w:p>
    <w:p w14:paraId="2BDCF909" w14:textId="77777777" w:rsidR="002C7E3C" w:rsidRPr="00781FAB" w:rsidRDefault="002C7E3C" w:rsidP="002C7E3C">
      <w:pPr>
        <w:ind w:firstLine="720"/>
        <w:rPr>
          <w:rFonts w:cstheme="minorHAnsi"/>
        </w:rPr>
      </w:pPr>
      <w:r w:rsidRPr="00781FAB">
        <w:rPr>
          <w:rFonts w:cstheme="minorHAnsi"/>
        </w:rPr>
        <w:t xml:space="preserve">    return NULL; </w:t>
      </w:r>
    </w:p>
    <w:p w14:paraId="574AAB68" w14:textId="77777777" w:rsidR="002C7E3C" w:rsidRPr="00781FAB" w:rsidRDefault="002C7E3C" w:rsidP="002C7E3C">
      <w:pPr>
        <w:ind w:firstLine="720"/>
        <w:rPr>
          <w:rFonts w:cstheme="minorHAnsi"/>
        </w:rPr>
      </w:pPr>
      <w:r w:rsidRPr="00781FAB">
        <w:rPr>
          <w:rFonts w:cstheme="minorHAnsi"/>
        </w:rPr>
        <w:t xml:space="preserve">} </w:t>
      </w:r>
    </w:p>
    <w:p w14:paraId="669E8627" w14:textId="77777777" w:rsidR="002C7E3C" w:rsidRPr="00781FAB" w:rsidRDefault="002C7E3C" w:rsidP="002C7E3C">
      <w:pPr>
        <w:ind w:firstLine="720"/>
        <w:rPr>
          <w:rFonts w:cstheme="minorHAnsi"/>
        </w:rPr>
      </w:pPr>
      <w:r w:rsidRPr="00781FAB">
        <w:rPr>
          <w:rFonts w:cstheme="minorHAnsi"/>
        </w:rPr>
        <w:t xml:space="preserve">   </w:t>
      </w:r>
    </w:p>
    <w:p w14:paraId="6A8D6A0C" w14:textId="77777777" w:rsidR="002C7E3C" w:rsidRPr="00781FAB" w:rsidRDefault="002C7E3C" w:rsidP="002C7E3C">
      <w:pPr>
        <w:ind w:firstLine="720"/>
        <w:rPr>
          <w:rFonts w:cstheme="minorHAnsi"/>
        </w:rPr>
      </w:pPr>
      <w:r w:rsidRPr="00781FAB">
        <w:rPr>
          <w:rFonts w:cstheme="minorHAnsi"/>
        </w:rPr>
        <w:t xml:space="preserve">int main() </w:t>
      </w:r>
    </w:p>
    <w:p w14:paraId="4E2A2D11" w14:textId="77777777" w:rsidR="002C7E3C" w:rsidRPr="00781FAB" w:rsidRDefault="002C7E3C" w:rsidP="002C7E3C">
      <w:pPr>
        <w:ind w:firstLine="720"/>
        <w:rPr>
          <w:rFonts w:cstheme="minorHAnsi"/>
        </w:rPr>
      </w:pPr>
      <w:r w:rsidRPr="00781FAB">
        <w:rPr>
          <w:rFonts w:cstheme="minorHAnsi"/>
        </w:rPr>
        <w:t xml:space="preserve">{ </w:t>
      </w:r>
    </w:p>
    <w:p w14:paraId="430FD5CB" w14:textId="77777777" w:rsidR="002C7E3C" w:rsidRPr="00781FAB" w:rsidRDefault="002C7E3C" w:rsidP="002C7E3C">
      <w:pPr>
        <w:ind w:firstLine="720"/>
        <w:rPr>
          <w:rFonts w:cstheme="minorHAnsi"/>
        </w:rPr>
      </w:pPr>
      <w:r w:rsidRPr="00781FAB">
        <w:rPr>
          <w:rFonts w:cstheme="minorHAnsi"/>
        </w:rPr>
        <w:t xml:space="preserve">    pthread_t thread_id; </w:t>
      </w:r>
    </w:p>
    <w:p w14:paraId="5189A6CF" w14:textId="77777777" w:rsidR="002C7E3C" w:rsidRPr="00781FAB" w:rsidRDefault="002C7E3C" w:rsidP="002C7E3C">
      <w:pPr>
        <w:ind w:firstLine="720"/>
        <w:rPr>
          <w:rFonts w:cstheme="minorHAnsi"/>
        </w:rPr>
      </w:pPr>
      <w:r w:rsidRPr="00781FAB">
        <w:rPr>
          <w:rFonts w:cstheme="minorHAnsi"/>
        </w:rPr>
        <w:t xml:space="preserve">    printf("Before Thread\n"); </w:t>
      </w:r>
    </w:p>
    <w:p w14:paraId="28D139C7" w14:textId="77777777" w:rsidR="002C7E3C" w:rsidRPr="00781FAB" w:rsidRDefault="002C7E3C" w:rsidP="002C7E3C">
      <w:pPr>
        <w:ind w:firstLine="720"/>
        <w:rPr>
          <w:rFonts w:cstheme="minorHAnsi"/>
        </w:rPr>
      </w:pPr>
      <w:r w:rsidRPr="00781FAB">
        <w:rPr>
          <w:rFonts w:cstheme="minorHAnsi"/>
        </w:rPr>
        <w:t xml:space="preserve">    pthread_create(&amp;thread_id, NULL, myThreadFun, NULL); </w:t>
      </w:r>
    </w:p>
    <w:p w14:paraId="7DA25451" w14:textId="77777777" w:rsidR="002C7E3C" w:rsidRPr="00781FAB" w:rsidRDefault="002C7E3C" w:rsidP="002C7E3C">
      <w:pPr>
        <w:ind w:firstLine="720"/>
        <w:rPr>
          <w:rFonts w:cstheme="minorHAnsi"/>
        </w:rPr>
      </w:pPr>
      <w:r w:rsidRPr="00781FAB">
        <w:rPr>
          <w:rFonts w:cstheme="minorHAnsi"/>
        </w:rPr>
        <w:t xml:space="preserve">    pthread_join(thread_id, NULL); </w:t>
      </w:r>
      <w:r w:rsidR="0074077B" w:rsidRPr="00781FAB">
        <w:rPr>
          <w:rFonts w:cstheme="minorHAnsi"/>
        </w:rPr>
        <w:t xml:space="preserve">  //  helps to wait for the thread termination</w:t>
      </w:r>
    </w:p>
    <w:p w14:paraId="57899D23" w14:textId="77777777" w:rsidR="002C7E3C" w:rsidRPr="00781FAB" w:rsidRDefault="002C7E3C" w:rsidP="002C7E3C">
      <w:pPr>
        <w:ind w:firstLine="720"/>
        <w:rPr>
          <w:rFonts w:cstheme="minorHAnsi"/>
        </w:rPr>
      </w:pPr>
      <w:r w:rsidRPr="00781FAB">
        <w:rPr>
          <w:rFonts w:cstheme="minorHAnsi"/>
        </w:rPr>
        <w:t xml:space="preserve">    printf("After Thread\n"); </w:t>
      </w:r>
    </w:p>
    <w:p w14:paraId="555E2F57" w14:textId="77777777" w:rsidR="002C7E3C" w:rsidRPr="00781FAB" w:rsidRDefault="002C7E3C" w:rsidP="002C7E3C">
      <w:pPr>
        <w:ind w:firstLine="720"/>
        <w:rPr>
          <w:rFonts w:cstheme="minorHAnsi"/>
        </w:rPr>
      </w:pPr>
      <w:r w:rsidRPr="00781FAB">
        <w:rPr>
          <w:rFonts w:cstheme="minorHAnsi"/>
        </w:rPr>
        <w:t xml:space="preserve">    exit(0); </w:t>
      </w:r>
    </w:p>
    <w:p w14:paraId="194AFE77" w14:textId="77777777" w:rsidR="002C7E3C" w:rsidRPr="00781FAB" w:rsidRDefault="002C7E3C" w:rsidP="002C7E3C">
      <w:pPr>
        <w:ind w:firstLine="720"/>
        <w:rPr>
          <w:rFonts w:cstheme="minorHAnsi"/>
        </w:rPr>
      </w:pPr>
      <w:r w:rsidRPr="00781FAB">
        <w:rPr>
          <w:rFonts w:cstheme="minorHAnsi"/>
        </w:rPr>
        <w:t>}</w:t>
      </w:r>
    </w:p>
    <w:p w14:paraId="4B9C6FF1" w14:textId="4AABEA85" w:rsidR="006B533A" w:rsidRPr="00781FAB" w:rsidRDefault="0008025E">
      <w:pPr>
        <w:pStyle w:val="NormalWeb"/>
        <w:shd w:val="clear" w:color="auto" w:fill="FFFFFF"/>
        <w:jc w:val="both"/>
        <w:rPr>
          <w:ins w:id="173" w:author="Microsoft" w:date="2020-04-10T17:55:00Z"/>
          <w:rFonts w:asciiTheme="minorHAnsi" w:hAnsiTheme="minorHAnsi" w:cstheme="minorHAnsi"/>
          <w:color w:val="000000"/>
          <w:rPrChange w:id="174" w:author="Microsoft" w:date="2020-04-15T17:12:00Z">
            <w:rPr>
              <w:ins w:id="175" w:author="Microsoft" w:date="2020-04-10T17:55:00Z"/>
              <w:rFonts w:ascii="Verdana" w:hAnsi="Verdana"/>
              <w:color w:val="000000"/>
              <w:sz w:val="20"/>
              <w:szCs w:val="20"/>
            </w:rPr>
          </w:rPrChange>
        </w:rPr>
        <w:pPrChange w:id="176" w:author="Microsoft" w:date="2020-04-10T17:55:00Z">
          <w:pPr>
            <w:pStyle w:val="NormalWeb"/>
            <w:shd w:val="clear" w:color="auto" w:fill="FFFFFF"/>
          </w:pPr>
        </w:pPrChange>
      </w:pPr>
      <w:commentRangeStart w:id="177"/>
      <w:r w:rsidRPr="00781FAB">
        <w:rPr>
          <w:rFonts w:asciiTheme="minorHAnsi" w:hAnsiTheme="minorHAnsi" w:cstheme="minorHAnsi"/>
          <w:rPrChange w:id="178" w:author="Microsoft" w:date="2020-04-15T17:12:00Z">
            <w:rPr>
              <w:rFonts w:cstheme="minorHAnsi"/>
            </w:rPr>
          </w:rPrChange>
        </w:rPr>
        <w:t>If the pthread_join is removed the above thread won’t be executed.</w:t>
      </w:r>
      <w:commentRangeEnd w:id="177"/>
      <w:r w:rsidR="00AD0AE3" w:rsidRPr="00781FAB">
        <w:rPr>
          <w:rStyle w:val="CommentReference"/>
          <w:rFonts w:asciiTheme="minorHAnsi" w:hAnsiTheme="minorHAnsi" w:cstheme="minorHAnsi"/>
          <w:sz w:val="24"/>
          <w:szCs w:val="24"/>
          <w:rPrChange w:id="179" w:author="Microsoft" w:date="2020-04-15T17:12:00Z">
            <w:rPr>
              <w:rStyle w:val="CommentReference"/>
            </w:rPr>
          </w:rPrChange>
        </w:rPr>
        <w:commentReference w:id="177"/>
      </w:r>
      <w:ins w:id="180" w:author="Microsoft" w:date="2020-04-10T17:54:00Z">
        <w:r w:rsidR="006B533A" w:rsidRPr="00781FAB">
          <w:rPr>
            <w:rFonts w:asciiTheme="minorHAnsi" w:hAnsiTheme="minorHAnsi" w:cstheme="minorHAnsi"/>
            <w:rPrChange w:id="181" w:author="Microsoft" w:date="2020-04-15T17:12:00Z">
              <w:rPr>
                <w:rFonts w:cstheme="minorHAnsi"/>
              </w:rPr>
            </w:rPrChange>
          </w:rPr>
          <w:t xml:space="preserve"> </w:t>
        </w:r>
        <w:r w:rsidR="006B533A" w:rsidRPr="00781FAB">
          <w:rPr>
            <w:rFonts w:asciiTheme="minorHAnsi" w:hAnsiTheme="minorHAnsi" w:cstheme="minorHAnsi"/>
            <w:color w:val="000000"/>
            <w:shd w:val="clear" w:color="auto" w:fill="FFFFFF"/>
            <w:rPrChange w:id="182" w:author="Microsoft" w:date="2020-04-15T17:12:00Z">
              <w:rPr>
                <w:rFonts w:ascii="Verdana" w:hAnsi="Verdana"/>
                <w:color w:val="000000"/>
                <w:sz w:val="20"/>
                <w:szCs w:val="20"/>
                <w:shd w:val="clear" w:color="auto" w:fill="FFFFFF"/>
              </w:rPr>
            </w:rPrChange>
          </w:rPr>
          <w:t>The </w:t>
        </w:r>
        <w:r w:rsidR="006B533A" w:rsidRPr="00781FAB">
          <w:rPr>
            <w:rFonts w:asciiTheme="minorHAnsi" w:hAnsiTheme="minorHAnsi" w:cstheme="minorHAnsi"/>
            <w:iCs/>
            <w:color w:val="000000"/>
            <w:shd w:val="clear" w:color="auto" w:fill="FFFFFF"/>
            <w:rPrChange w:id="183" w:author="Microsoft" w:date="2020-04-15T17:12:00Z">
              <w:rPr>
                <w:rFonts w:ascii="Verdana" w:hAnsi="Verdana"/>
                <w:i/>
                <w:iCs/>
                <w:color w:val="000000"/>
                <w:sz w:val="20"/>
                <w:szCs w:val="20"/>
                <w:shd w:val="clear" w:color="auto" w:fill="FFFFFF"/>
              </w:rPr>
            </w:rPrChange>
          </w:rPr>
          <w:t>pthread_join</w:t>
        </w:r>
        <w:r w:rsidR="006B533A" w:rsidRPr="00781FAB">
          <w:rPr>
            <w:rFonts w:asciiTheme="minorHAnsi" w:hAnsiTheme="minorHAnsi" w:cstheme="minorHAnsi"/>
            <w:color w:val="000000"/>
            <w:shd w:val="clear" w:color="auto" w:fill="FFFFFF"/>
            <w:rPrChange w:id="184" w:author="Microsoft" w:date="2020-04-15T17:12:00Z">
              <w:rPr>
                <w:rFonts w:ascii="Verdana" w:hAnsi="Verdana"/>
                <w:color w:val="000000"/>
                <w:sz w:val="20"/>
                <w:szCs w:val="20"/>
                <w:shd w:val="clear" w:color="auto" w:fill="FFFFFF"/>
              </w:rPr>
            </w:rPrChange>
          </w:rPr>
          <w:t>() function provides a simple mechanism allowing an application to wait for a thread to terminate. After the thread terminates, the application may then choose to clean up resources that were used by the thread. For instance, after </w:t>
        </w:r>
        <w:r w:rsidR="006B533A" w:rsidRPr="00781FAB">
          <w:rPr>
            <w:rFonts w:asciiTheme="minorHAnsi" w:hAnsiTheme="minorHAnsi" w:cstheme="minorHAnsi"/>
            <w:iCs/>
            <w:color w:val="000000"/>
            <w:shd w:val="clear" w:color="auto" w:fill="FFFFFF"/>
            <w:rPrChange w:id="185" w:author="Microsoft" w:date="2020-04-15T17:12:00Z">
              <w:rPr>
                <w:rFonts w:ascii="Verdana" w:hAnsi="Verdana"/>
                <w:i/>
                <w:iCs/>
                <w:color w:val="000000"/>
                <w:sz w:val="20"/>
                <w:szCs w:val="20"/>
                <w:shd w:val="clear" w:color="auto" w:fill="FFFFFF"/>
              </w:rPr>
            </w:rPrChange>
          </w:rPr>
          <w:t>pthread_join</w:t>
        </w:r>
        <w:r w:rsidR="006B533A" w:rsidRPr="00781FAB">
          <w:rPr>
            <w:rFonts w:asciiTheme="minorHAnsi" w:hAnsiTheme="minorHAnsi" w:cstheme="minorHAnsi"/>
            <w:color w:val="000000"/>
            <w:shd w:val="clear" w:color="auto" w:fill="FFFFFF"/>
            <w:rPrChange w:id="186" w:author="Microsoft" w:date="2020-04-15T17:12:00Z">
              <w:rPr>
                <w:rFonts w:ascii="Verdana" w:hAnsi="Verdana"/>
                <w:color w:val="000000"/>
                <w:sz w:val="20"/>
                <w:szCs w:val="20"/>
                <w:shd w:val="clear" w:color="auto" w:fill="FFFFFF"/>
              </w:rPr>
            </w:rPrChange>
          </w:rPr>
          <w:t>() returns, any application-provided stack storage could be reclaimed.</w:t>
        </w:r>
      </w:ins>
      <w:ins w:id="187" w:author="Microsoft" w:date="2020-04-10T17:55:00Z">
        <w:r w:rsidR="006B533A" w:rsidRPr="00781FAB">
          <w:rPr>
            <w:rFonts w:asciiTheme="minorHAnsi" w:hAnsiTheme="minorHAnsi" w:cstheme="minorHAnsi"/>
            <w:color w:val="000000"/>
            <w:shd w:val="clear" w:color="auto" w:fill="FFFFFF"/>
            <w:rPrChange w:id="188" w:author="Microsoft" w:date="2020-04-15T17:12:00Z">
              <w:rPr>
                <w:rFonts w:ascii="Verdana" w:hAnsi="Verdana"/>
                <w:color w:val="000000"/>
                <w:sz w:val="20"/>
                <w:szCs w:val="20"/>
                <w:shd w:val="clear" w:color="auto" w:fill="FFFFFF"/>
              </w:rPr>
            </w:rPrChange>
          </w:rPr>
          <w:t xml:space="preserve"> </w:t>
        </w:r>
        <w:r w:rsidR="006B533A" w:rsidRPr="00781FAB">
          <w:rPr>
            <w:rFonts w:asciiTheme="minorHAnsi" w:hAnsiTheme="minorHAnsi" w:cstheme="minorHAnsi"/>
            <w:color w:val="000000"/>
            <w:rPrChange w:id="189" w:author="Microsoft" w:date="2020-04-15T17:12:00Z">
              <w:rPr>
                <w:rFonts w:ascii="Verdana" w:hAnsi="Verdana"/>
                <w:color w:val="000000"/>
                <w:sz w:val="20"/>
                <w:szCs w:val="20"/>
              </w:rPr>
            </w:rPrChange>
          </w:rPr>
          <w:t>The </w:t>
        </w:r>
        <w:r w:rsidR="006B533A" w:rsidRPr="00781FAB">
          <w:rPr>
            <w:rFonts w:asciiTheme="minorHAnsi" w:hAnsiTheme="minorHAnsi" w:cstheme="minorHAnsi"/>
            <w:iCs/>
            <w:color w:val="000000"/>
            <w:rPrChange w:id="190" w:author="Microsoft" w:date="2020-04-15T17:12:00Z">
              <w:rPr>
                <w:rFonts w:ascii="Verdana" w:hAnsi="Verdana"/>
                <w:i/>
                <w:iCs/>
                <w:color w:val="000000"/>
                <w:sz w:val="20"/>
                <w:szCs w:val="20"/>
              </w:rPr>
            </w:rPrChange>
          </w:rPr>
          <w:t>pthread_join</w:t>
        </w:r>
        <w:r w:rsidR="006B533A" w:rsidRPr="00781FAB">
          <w:rPr>
            <w:rFonts w:asciiTheme="minorHAnsi" w:hAnsiTheme="minorHAnsi" w:cstheme="minorHAnsi"/>
            <w:color w:val="000000"/>
            <w:rPrChange w:id="191" w:author="Microsoft" w:date="2020-04-15T17:12:00Z">
              <w:rPr>
                <w:rFonts w:ascii="Verdana" w:hAnsi="Verdana"/>
                <w:color w:val="000000"/>
                <w:sz w:val="20"/>
                <w:szCs w:val="20"/>
              </w:rPr>
            </w:rPrChange>
          </w:rPr>
          <w:t>() function should eventually be called for every thread that is created with the </w:t>
        </w:r>
        <w:r w:rsidR="006B533A" w:rsidRPr="00781FAB">
          <w:rPr>
            <w:rFonts w:asciiTheme="minorHAnsi" w:hAnsiTheme="minorHAnsi" w:cstheme="minorHAnsi"/>
            <w:iCs/>
            <w:color w:val="000000"/>
            <w:rPrChange w:id="192" w:author="Microsoft" w:date="2020-04-15T17:12:00Z">
              <w:rPr>
                <w:rFonts w:ascii="Verdana" w:hAnsi="Verdana"/>
                <w:i/>
                <w:iCs/>
                <w:color w:val="000000"/>
                <w:sz w:val="20"/>
                <w:szCs w:val="20"/>
              </w:rPr>
            </w:rPrChange>
          </w:rPr>
          <w:t>detachstate</w:t>
        </w:r>
        <w:r w:rsidR="006B533A" w:rsidRPr="00781FAB">
          <w:rPr>
            <w:rFonts w:asciiTheme="minorHAnsi" w:hAnsiTheme="minorHAnsi" w:cstheme="minorHAnsi"/>
            <w:color w:val="000000"/>
            <w:rPrChange w:id="193" w:author="Microsoft" w:date="2020-04-15T17:12:00Z">
              <w:rPr>
                <w:rFonts w:ascii="Verdana" w:hAnsi="Verdana"/>
                <w:color w:val="000000"/>
                <w:sz w:val="20"/>
                <w:szCs w:val="20"/>
              </w:rPr>
            </w:rPrChange>
          </w:rPr>
          <w:t> attribute set to PTHREAD_CREATE_JOINABLE so that storage associated with the thread may be reclaimed.</w:t>
        </w:r>
      </w:ins>
      <w:ins w:id="194" w:author="Microsoft" w:date="2020-04-11T09:40:00Z">
        <w:r w:rsidR="002E4F7C" w:rsidRPr="00781FAB">
          <w:rPr>
            <w:rFonts w:asciiTheme="minorHAnsi" w:hAnsiTheme="minorHAnsi" w:cstheme="minorHAnsi"/>
            <w:color w:val="000000"/>
          </w:rPr>
          <w:t xml:space="preserve"> Pthread_join is basically like</w:t>
        </w:r>
        <w:r w:rsidR="002E4F7C" w:rsidRPr="0026078C">
          <w:rPr>
            <w:rFonts w:asciiTheme="minorHAnsi" w:hAnsiTheme="minorHAnsi" w:cstheme="minorHAnsi"/>
            <w:color w:val="000000"/>
          </w:rPr>
          <w:t xml:space="preserve"> a wait function for the pthreads.</w:t>
        </w:r>
      </w:ins>
    </w:p>
    <w:p w14:paraId="6D10D73F" w14:textId="3B439FEA" w:rsidR="0008025E" w:rsidRPr="00781FAB" w:rsidRDefault="0008025E" w:rsidP="002C7E3C">
      <w:pPr>
        <w:ind w:firstLine="720"/>
        <w:rPr>
          <w:rFonts w:cstheme="minorHAnsi"/>
        </w:rPr>
      </w:pPr>
    </w:p>
    <w:p w14:paraId="3A1E78AF" w14:textId="77777777" w:rsidR="002C7E3C" w:rsidRPr="0026078C" w:rsidRDefault="002C7E3C" w:rsidP="002C7E3C">
      <w:pPr>
        <w:keepNext/>
        <w:ind w:firstLine="720"/>
        <w:rPr>
          <w:rFonts w:cstheme="minorHAnsi"/>
        </w:rPr>
      </w:pPr>
      <w:r w:rsidRPr="00781FAB">
        <w:rPr>
          <w:rFonts w:cstheme="minorHAnsi"/>
          <w:noProof/>
        </w:rPr>
        <w:lastRenderedPageBreak/>
        <w:drawing>
          <wp:inline distT="0" distB="0" distL="0" distR="0" wp14:anchorId="36A0B1C5" wp14:editId="4DD093D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E08A186" w14:textId="77777777" w:rsidR="002C7E3C" w:rsidRPr="00781FAB" w:rsidRDefault="002C7E3C" w:rsidP="002C7E3C">
      <w:pPr>
        <w:pStyle w:val="Caption"/>
        <w:jc w:val="center"/>
        <w:rPr>
          <w:rFonts w:cstheme="minorHAnsi"/>
          <w:i w:val="0"/>
          <w:rPrChange w:id="195" w:author="Microsoft" w:date="2020-04-15T17:12:00Z">
            <w:rPr>
              <w:rFonts w:cstheme="minorHAnsi"/>
            </w:rPr>
          </w:rPrChange>
        </w:rPr>
      </w:pPr>
      <w:r w:rsidRPr="00781FAB">
        <w:rPr>
          <w:rFonts w:cstheme="minorHAnsi"/>
          <w:i w:val="0"/>
          <w:rPrChange w:id="196" w:author="Microsoft" w:date="2020-04-15T17:12:00Z">
            <w:rPr>
              <w:rFonts w:cstheme="minorHAnsi"/>
            </w:rPr>
          </w:rPrChange>
        </w:rPr>
        <w:t xml:space="preserve">Figure </w:t>
      </w:r>
      <w:r w:rsidRPr="00781FAB">
        <w:rPr>
          <w:rFonts w:cstheme="minorHAnsi"/>
          <w:i w:val="0"/>
          <w:rPrChange w:id="197" w:author="Microsoft" w:date="2020-04-15T17:12:00Z">
            <w:rPr>
              <w:rFonts w:cstheme="minorHAnsi"/>
            </w:rPr>
          </w:rPrChange>
        </w:rPr>
        <w:fldChar w:fldCharType="begin"/>
      </w:r>
      <w:r w:rsidRPr="00781FAB">
        <w:rPr>
          <w:rFonts w:cstheme="minorHAnsi"/>
          <w:i w:val="0"/>
          <w:rPrChange w:id="198" w:author="Microsoft" w:date="2020-04-15T17:12:00Z">
            <w:rPr>
              <w:rFonts w:cstheme="minorHAnsi"/>
            </w:rPr>
          </w:rPrChange>
        </w:rPr>
        <w:instrText xml:space="preserve"> SEQ Figure \* ARABIC </w:instrText>
      </w:r>
      <w:r w:rsidRPr="00781FAB">
        <w:rPr>
          <w:rFonts w:cstheme="minorHAnsi"/>
          <w:i w:val="0"/>
          <w:rPrChange w:id="199" w:author="Microsoft" w:date="2020-04-15T17:12:00Z">
            <w:rPr>
              <w:rFonts w:cstheme="minorHAnsi"/>
            </w:rPr>
          </w:rPrChange>
        </w:rPr>
        <w:fldChar w:fldCharType="separate"/>
      </w:r>
      <w:ins w:id="200" w:author="Microsoft" w:date="2020-04-15T17:35:00Z">
        <w:r w:rsidR="007F0C28">
          <w:rPr>
            <w:rFonts w:cstheme="minorHAnsi"/>
            <w:i w:val="0"/>
            <w:noProof/>
          </w:rPr>
          <w:t>1</w:t>
        </w:r>
      </w:ins>
      <w:del w:id="201" w:author="Microsoft" w:date="2020-04-14T19:16:00Z">
        <w:r w:rsidR="007B5422" w:rsidRPr="00781FAB" w:rsidDel="00A040DB">
          <w:rPr>
            <w:rFonts w:cstheme="minorHAnsi"/>
            <w:i w:val="0"/>
            <w:noProof/>
            <w:rPrChange w:id="202" w:author="Microsoft" w:date="2020-04-15T17:12:00Z">
              <w:rPr>
                <w:rFonts w:cstheme="minorHAnsi"/>
                <w:noProof/>
              </w:rPr>
            </w:rPrChange>
          </w:rPr>
          <w:delText>1</w:delText>
        </w:r>
      </w:del>
      <w:r w:rsidRPr="00781FAB">
        <w:rPr>
          <w:rFonts w:cstheme="minorHAnsi"/>
          <w:i w:val="0"/>
          <w:rPrChange w:id="203" w:author="Microsoft" w:date="2020-04-15T17:12:00Z">
            <w:rPr>
              <w:rFonts w:cstheme="minorHAnsi"/>
            </w:rPr>
          </w:rPrChange>
        </w:rPr>
        <w:fldChar w:fldCharType="end"/>
      </w:r>
      <w:r w:rsidRPr="00781FAB">
        <w:rPr>
          <w:rFonts w:cstheme="minorHAnsi"/>
          <w:i w:val="0"/>
          <w:rPrChange w:id="204" w:author="Microsoft" w:date="2020-04-15T17:12:00Z">
            <w:rPr>
              <w:rFonts w:cstheme="minorHAnsi"/>
            </w:rPr>
          </w:rPrChange>
        </w:rPr>
        <w:t>: Output screenshot of thread creation</w:t>
      </w:r>
    </w:p>
    <w:p w14:paraId="6C296440" w14:textId="77777777" w:rsidR="004851B1" w:rsidRPr="0026078C" w:rsidRDefault="004851B1">
      <w:pPr>
        <w:jc w:val="both"/>
        <w:rPr>
          <w:rFonts w:cstheme="minorHAnsi"/>
        </w:rPr>
        <w:pPrChange w:id="205" w:author="Microsoft" w:date="2020-04-16T16:15:00Z">
          <w:pPr/>
        </w:pPrChange>
      </w:pPr>
      <w:r w:rsidRPr="00781FAB">
        <w:rPr>
          <w:rFonts w:cstheme="minorHAnsi"/>
        </w:rPr>
        <w:t>Thread creation is riskier but at the same time it is efficient too. If you take a look at the below code, there are 10 different threads created</w:t>
      </w:r>
      <w:r w:rsidRPr="0026078C">
        <w:rPr>
          <w:rFonts w:cstheme="minorHAnsi"/>
        </w:rPr>
        <w:t xml:space="preserve"> and executed. </w:t>
      </w:r>
    </w:p>
    <w:p w14:paraId="0AF7CB89" w14:textId="77777777" w:rsidR="004851B1" w:rsidRPr="00D55598" w:rsidRDefault="004851B1" w:rsidP="004851B1">
      <w:pPr>
        <w:rPr>
          <w:rFonts w:cstheme="minorHAnsi"/>
        </w:rPr>
      </w:pPr>
    </w:p>
    <w:p w14:paraId="5F4809FB" w14:textId="77777777" w:rsidR="004851B1" w:rsidRPr="006274E9" w:rsidRDefault="004851B1" w:rsidP="004851B1">
      <w:pPr>
        <w:rPr>
          <w:rFonts w:cstheme="minorHAnsi"/>
        </w:rPr>
      </w:pPr>
      <w:r w:rsidRPr="006274E9">
        <w:rPr>
          <w:rFonts w:cstheme="minorHAnsi"/>
        </w:rPr>
        <w:t xml:space="preserve">#include &lt;stdio.h&gt; </w:t>
      </w:r>
    </w:p>
    <w:p w14:paraId="69B3B966" w14:textId="77777777" w:rsidR="004851B1" w:rsidRPr="00D604D6" w:rsidRDefault="004851B1" w:rsidP="004851B1">
      <w:pPr>
        <w:rPr>
          <w:rFonts w:cstheme="minorHAnsi"/>
        </w:rPr>
      </w:pPr>
      <w:r w:rsidRPr="00D604D6">
        <w:rPr>
          <w:rFonts w:cstheme="minorHAnsi"/>
        </w:rPr>
        <w:t xml:space="preserve">#include &lt;stdlib.h&gt; </w:t>
      </w:r>
    </w:p>
    <w:p w14:paraId="2EDC6861" w14:textId="77777777" w:rsidR="004851B1" w:rsidRPr="00D604D6" w:rsidRDefault="004851B1" w:rsidP="004851B1">
      <w:pPr>
        <w:rPr>
          <w:rFonts w:cstheme="minorHAnsi"/>
        </w:rPr>
      </w:pPr>
      <w:r w:rsidRPr="00D604D6">
        <w:rPr>
          <w:rFonts w:cstheme="minorHAnsi"/>
        </w:rPr>
        <w:t xml:space="preserve">#include &lt;unistd.h&gt;  //Header file for sleep(). man 3 sleep for details. </w:t>
      </w:r>
    </w:p>
    <w:p w14:paraId="589D2169" w14:textId="77777777" w:rsidR="004851B1" w:rsidRPr="00E577F9" w:rsidRDefault="004851B1" w:rsidP="004851B1">
      <w:pPr>
        <w:rPr>
          <w:rFonts w:cstheme="minorHAnsi"/>
        </w:rPr>
      </w:pPr>
      <w:r w:rsidRPr="00E577F9">
        <w:rPr>
          <w:rFonts w:cstheme="minorHAnsi"/>
        </w:rPr>
        <w:t xml:space="preserve">#include &lt;pthread.h&gt; </w:t>
      </w:r>
    </w:p>
    <w:p w14:paraId="1F17A09F" w14:textId="77777777" w:rsidR="004851B1" w:rsidRPr="00781FAB" w:rsidRDefault="004851B1" w:rsidP="004851B1">
      <w:pPr>
        <w:rPr>
          <w:rFonts w:cstheme="minorHAnsi"/>
        </w:rPr>
      </w:pPr>
    </w:p>
    <w:p w14:paraId="6879C7AE" w14:textId="77777777" w:rsidR="004851B1" w:rsidRPr="00781FAB" w:rsidRDefault="004851B1" w:rsidP="004851B1">
      <w:pPr>
        <w:rPr>
          <w:rFonts w:cstheme="minorHAnsi"/>
        </w:rPr>
      </w:pPr>
      <w:r w:rsidRPr="00781FAB">
        <w:rPr>
          <w:rFonts w:cstheme="minorHAnsi"/>
        </w:rPr>
        <w:t>pthread_t thread_id[10];</w:t>
      </w:r>
    </w:p>
    <w:p w14:paraId="22EE48D6" w14:textId="77777777" w:rsidR="004851B1" w:rsidRPr="00781FAB" w:rsidRDefault="004851B1" w:rsidP="004851B1">
      <w:pPr>
        <w:rPr>
          <w:rFonts w:cstheme="minorHAnsi"/>
        </w:rPr>
      </w:pPr>
      <w:r w:rsidRPr="00781FAB">
        <w:rPr>
          <w:rFonts w:cstheme="minorHAnsi"/>
        </w:rPr>
        <w:t xml:space="preserve"> int count =0;</w:t>
      </w:r>
    </w:p>
    <w:p w14:paraId="2A6CFF6D" w14:textId="77777777" w:rsidR="004851B1" w:rsidRPr="00781FAB" w:rsidRDefault="004851B1" w:rsidP="004851B1">
      <w:pPr>
        <w:rPr>
          <w:rFonts w:cstheme="minorHAnsi"/>
        </w:rPr>
      </w:pPr>
      <w:r w:rsidRPr="00781FAB">
        <w:rPr>
          <w:rFonts w:cstheme="minorHAnsi"/>
        </w:rPr>
        <w:t xml:space="preserve">  </w:t>
      </w:r>
    </w:p>
    <w:p w14:paraId="328FCF97" w14:textId="77777777" w:rsidR="004851B1" w:rsidRPr="00781FAB" w:rsidRDefault="004851B1" w:rsidP="004851B1">
      <w:pPr>
        <w:rPr>
          <w:rFonts w:cstheme="minorHAnsi"/>
        </w:rPr>
      </w:pPr>
      <w:r w:rsidRPr="00781FAB">
        <w:rPr>
          <w:rFonts w:cstheme="minorHAnsi"/>
        </w:rPr>
        <w:t xml:space="preserve">// A normal C function that is executed as a thread  </w:t>
      </w:r>
    </w:p>
    <w:p w14:paraId="521BA946" w14:textId="77777777" w:rsidR="004851B1" w:rsidRPr="00781FAB" w:rsidRDefault="004851B1" w:rsidP="004851B1">
      <w:pPr>
        <w:rPr>
          <w:rFonts w:cstheme="minorHAnsi"/>
        </w:rPr>
      </w:pPr>
      <w:r w:rsidRPr="00781FAB">
        <w:rPr>
          <w:rFonts w:cstheme="minorHAnsi"/>
        </w:rPr>
        <w:t xml:space="preserve">// when its name is specified in pthread_create() </w:t>
      </w:r>
    </w:p>
    <w:p w14:paraId="0A39BEF8" w14:textId="77777777" w:rsidR="004851B1" w:rsidRPr="00781FAB" w:rsidRDefault="004851B1" w:rsidP="004851B1">
      <w:pPr>
        <w:rPr>
          <w:rFonts w:cstheme="minorHAnsi"/>
        </w:rPr>
      </w:pPr>
      <w:r w:rsidRPr="00781FAB">
        <w:rPr>
          <w:rFonts w:cstheme="minorHAnsi"/>
        </w:rPr>
        <w:t xml:space="preserve">void *myThreadFun() </w:t>
      </w:r>
    </w:p>
    <w:p w14:paraId="645FF015" w14:textId="77777777" w:rsidR="004851B1" w:rsidRPr="00781FAB" w:rsidRDefault="004851B1" w:rsidP="004851B1">
      <w:pPr>
        <w:rPr>
          <w:rFonts w:cstheme="minorHAnsi"/>
        </w:rPr>
      </w:pPr>
      <w:r w:rsidRPr="00781FAB">
        <w:rPr>
          <w:rFonts w:cstheme="minorHAnsi"/>
        </w:rPr>
        <w:t xml:space="preserve">{ </w:t>
      </w:r>
    </w:p>
    <w:p w14:paraId="4F8A341D" w14:textId="77777777" w:rsidR="004851B1" w:rsidRPr="00781FAB" w:rsidRDefault="004851B1" w:rsidP="004851B1">
      <w:pPr>
        <w:rPr>
          <w:rFonts w:cstheme="minorHAnsi"/>
        </w:rPr>
      </w:pPr>
      <w:r w:rsidRPr="00781FAB">
        <w:rPr>
          <w:rFonts w:cstheme="minorHAnsi"/>
        </w:rPr>
        <w:t xml:space="preserve">    count=count + 1;</w:t>
      </w:r>
    </w:p>
    <w:p w14:paraId="03FE1840" w14:textId="77777777" w:rsidR="004851B1" w:rsidRPr="00781FAB" w:rsidRDefault="004851B1" w:rsidP="004851B1">
      <w:pPr>
        <w:rPr>
          <w:rFonts w:cstheme="minorHAnsi"/>
        </w:rPr>
      </w:pPr>
      <w:r w:rsidRPr="00781FAB">
        <w:rPr>
          <w:rFonts w:cstheme="minorHAnsi"/>
        </w:rPr>
        <w:t xml:space="preserve">    printf("Thread %d has started\n",count);</w:t>
      </w:r>
    </w:p>
    <w:p w14:paraId="45F50F50" w14:textId="77777777" w:rsidR="004851B1" w:rsidRPr="00781FAB" w:rsidRDefault="004851B1" w:rsidP="004851B1">
      <w:pPr>
        <w:rPr>
          <w:rFonts w:cstheme="minorHAnsi"/>
        </w:rPr>
      </w:pPr>
      <w:r w:rsidRPr="00781FAB">
        <w:rPr>
          <w:rFonts w:cstheme="minorHAnsi"/>
        </w:rPr>
        <w:t xml:space="preserve">    printf("Thread %d has been created\n",count); </w:t>
      </w:r>
    </w:p>
    <w:p w14:paraId="65595583" w14:textId="77777777" w:rsidR="004851B1" w:rsidRPr="00781FAB" w:rsidRDefault="004851B1" w:rsidP="004851B1">
      <w:pPr>
        <w:rPr>
          <w:rFonts w:cstheme="minorHAnsi"/>
        </w:rPr>
      </w:pPr>
      <w:r w:rsidRPr="00781FAB">
        <w:rPr>
          <w:rFonts w:cstheme="minorHAnsi"/>
        </w:rPr>
        <w:t xml:space="preserve">     return NULL; </w:t>
      </w:r>
    </w:p>
    <w:p w14:paraId="2F32808C" w14:textId="77777777" w:rsidR="004851B1" w:rsidRPr="00781FAB" w:rsidRDefault="004851B1" w:rsidP="004851B1">
      <w:pPr>
        <w:rPr>
          <w:rFonts w:cstheme="minorHAnsi"/>
        </w:rPr>
      </w:pPr>
      <w:r w:rsidRPr="00781FAB">
        <w:rPr>
          <w:rFonts w:cstheme="minorHAnsi"/>
        </w:rPr>
        <w:lastRenderedPageBreak/>
        <w:t xml:space="preserve">} </w:t>
      </w:r>
    </w:p>
    <w:p w14:paraId="3F7A3B4C" w14:textId="77777777" w:rsidR="004851B1" w:rsidRPr="00781FAB" w:rsidRDefault="004851B1" w:rsidP="004851B1">
      <w:pPr>
        <w:rPr>
          <w:rFonts w:cstheme="minorHAnsi"/>
        </w:rPr>
      </w:pPr>
      <w:r w:rsidRPr="00781FAB">
        <w:rPr>
          <w:rFonts w:cstheme="minorHAnsi"/>
        </w:rPr>
        <w:t xml:space="preserve">   </w:t>
      </w:r>
    </w:p>
    <w:p w14:paraId="4F41B48A" w14:textId="77777777" w:rsidR="004851B1" w:rsidRPr="00781FAB" w:rsidRDefault="004851B1" w:rsidP="004851B1">
      <w:pPr>
        <w:rPr>
          <w:rFonts w:cstheme="minorHAnsi"/>
        </w:rPr>
      </w:pPr>
      <w:r w:rsidRPr="00781FAB">
        <w:rPr>
          <w:rFonts w:cstheme="minorHAnsi"/>
        </w:rPr>
        <w:t xml:space="preserve">int main() </w:t>
      </w:r>
    </w:p>
    <w:p w14:paraId="26B7FB7C" w14:textId="77777777" w:rsidR="004851B1" w:rsidRPr="00781FAB" w:rsidRDefault="004851B1" w:rsidP="004851B1">
      <w:pPr>
        <w:rPr>
          <w:rFonts w:cstheme="minorHAnsi"/>
        </w:rPr>
      </w:pPr>
      <w:r w:rsidRPr="00781FAB">
        <w:rPr>
          <w:rFonts w:cstheme="minorHAnsi"/>
        </w:rPr>
        <w:t xml:space="preserve">{ </w:t>
      </w:r>
    </w:p>
    <w:p w14:paraId="7B37865B" w14:textId="77777777" w:rsidR="004851B1" w:rsidRPr="00781FAB" w:rsidRDefault="004851B1" w:rsidP="004851B1">
      <w:pPr>
        <w:rPr>
          <w:rFonts w:cstheme="minorHAnsi"/>
        </w:rPr>
      </w:pPr>
      <w:r w:rsidRPr="00781FAB">
        <w:rPr>
          <w:rFonts w:cstheme="minorHAnsi"/>
        </w:rPr>
        <w:t xml:space="preserve">    int i=0;</w:t>
      </w:r>
    </w:p>
    <w:p w14:paraId="1C2A47BF" w14:textId="77777777" w:rsidR="004851B1" w:rsidRPr="00781FAB" w:rsidRDefault="004851B1" w:rsidP="004851B1">
      <w:pPr>
        <w:rPr>
          <w:rFonts w:cstheme="minorHAnsi"/>
        </w:rPr>
      </w:pPr>
      <w:r w:rsidRPr="00781FAB">
        <w:rPr>
          <w:rFonts w:cstheme="minorHAnsi"/>
        </w:rPr>
        <w:t xml:space="preserve">    printf("Before Thread\n"); </w:t>
      </w:r>
    </w:p>
    <w:p w14:paraId="1D0F3970" w14:textId="77777777" w:rsidR="004851B1" w:rsidRPr="00781FAB" w:rsidRDefault="004851B1" w:rsidP="004851B1">
      <w:pPr>
        <w:rPr>
          <w:rFonts w:cstheme="minorHAnsi"/>
        </w:rPr>
      </w:pPr>
    </w:p>
    <w:p w14:paraId="6C1B495D" w14:textId="77777777" w:rsidR="004851B1" w:rsidRPr="00781FAB" w:rsidRDefault="004851B1" w:rsidP="004851B1">
      <w:pPr>
        <w:rPr>
          <w:rFonts w:cstheme="minorHAnsi"/>
        </w:rPr>
      </w:pPr>
      <w:r w:rsidRPr="00781FAB">
        <w:rPr>
          <w:rFonts w:cstheme="minorHAnsi"/>
        </w:rPr>
        <w:t xml:space="preserve">    while(i &lt; 10)</w:t>
      </w:r>
    </w:p>
    <w:p w14:paraId="6DDA6028" w14:textId="77777777" w:rsidR="004851B1" w:rsidRPr="00781FAB" w:rsidRDefault="004851B1" w:rsidP="004851B1">
      <w:pPr>
        <w:rPr>
          <w:rFonts w:cstheme="minorHAnsi"/>
        </w:rPr>
      </w:pPr>
      <w:r w:rsidRPr="00781FAB">
        <w:rPr>
          <w:rFonts w:cstheme="minorHAnsi"/>
        </w:rPr>
        <w:t xml:space="preserve">    {</w:t>
      </w:r>
    </w:p>
    <w:p w14:paraId="6DA7C39B" w14:textId="77777777" w:rsidR="004851B1" w:rsidRPr="00781FAB" w:rsidRDefault="004851B1" w:rsidP="004851B1">
      <w:pPr>
        <w:rPr>
          <w:rFonts w:cstheme="minorHAnsi"/>
        </w:rPr>
      </w:pPr>
      <w:r w:rsidRPr="00781FAB">
        <w:rPr>
          <w:rFonts w:cstheme="minorHAnsi"/>
        </w:rPr>
        <w:t xml:space="preserve">    pthread_create(&amp;thread_id[i], NULL, myThreadFun, NULL);</w:t>
      </w:r>
    </w:p>
    <w:p w14:paraId="580812DC" w14:textId="77777777" w:rsidR="004851B1" w:rsidRPr="00781FAB" w:rsidRDefault="004851B1" w:rsidP="004851B1">
      <w:pPr>
        <w:rPr>
          <w:rFonts w:cstheme="minorHAnsi"/>
        </w:rPr>
      </w:pPr>
      <w:r w:rsidRPr="00781FAB">
        <w:rPr>
          <w:rFonts w:cstheme="minorHAnsi"/>
        </w:rPr>
        <w:t xml:space="preserve">    i++;</w:t>
      </w:r>
    </w:p>
    <w:p w14:paraId="48C85E02" w14:textId="77777777" w:rsidR="004851B1" w:rsidRPr="00781FAB" w:rsidRDefault="004851B1" w:rsidP="004851B1">
      <w:pPr>
        <w:rPr>
          <w:rFonts w:cstheme="minorHAnsi"/>
        </w:rPr>
      </w:pPr>
      <w:r w:rsidRPr="00781FAB">
        <w:rPr>
          <w:rFonts w:cstheme="minorHAnsi"/>
        </w:rPr>
        <w:t xml:space="preserve">    }</w:t>
      </w:r>
    </w:p>
    <w:p w14:paraId="49CB55A2" w14:textId="77777777" w:rsidR="004851B1" w:rsidRPr="00781FAB" w:rsidRDefault="004851B1" w:rsidP="004851B1">
      <w:pPr>
        <w:rPr>
          <w:rFonts w:cstheme="minorHAnsi"/>
        </w:rPr>
      </w:pPr>
    </w:p>
    <w:p w14:paraId="18A0F8B4" w14:textId="77777777" w:rsidR="004851B1" w:rsidRPr="00781FAB" w:rsidRDefault="004851B1" w:rsidP="004851B1">
      <w:pPr>
        <w:rPr>
          <w:rFonts w:cstheme="minorHAnsi"/>
        </w:rPr>
      </w:pPr>
      <w:r w:rsidRPr="00781FAB">
        <w:rPr>
          <w:rFonts w:cstheme="minorHAnsi"/>
        </w:rPr>
        <w:t xml:space="preserve">    pthread_join(thread_id[0], NULL); </w:t>
      </w:r>
    </w:p>
    <w:p w14:paraId="7271C47D" w14:textId="77777777" w:rsidR="004851B1" w:rsidRPr="00781FAB" w:rsidRDefault="004851B1" w:rsidP="004851B1">
      <w:pPr>
        <w:rPr>
          <w:rFonts w:cstheme="minorHAnsi"/>
        </w:rPr>
      </w:pPr>
      <w:r w:rsidRPr="00781FAB">
        <w:rPr>
          <w:rFonts w:cstheme="minorHAnsi"/>
        </w:rPr>
        <w:t xml:space="preserve">    pthread_join(thread_id[1], NULL); </w:t>
      </w:r>
    </w:p>
    <w:p w14:paraId="118BEAF8" w14:textId="77777777" w:rsidR="004851B1" w:rsidRPr="00781FAB" w:rsidRDefault="004851B1" w:rsidP="004851B1">
      <w:pPr>
        <w:rPr>
          <w:rFonts w:cstheme="minorHAnsi"/>
        </w:rPr>
      </w:pPr>
      <w:r w:rsidRPr="00781FAB">
        <w:rPr>
          <w:rFonts w:cstheme="minorHAnsi"/>
        </w:rPr>
        <w:t xml:space="preserve">    pthread_join(thread_id[2], NULL); </w:t>
      </w:r>
    </w:p>
    <w:p w14:paraId="3FC1F3CD" w14:textId="77777777" w:rsidR="004851B1" w:rsidRPr="00781FAB" w:rsidRDefault="004851B1" w:rsidP="004851B1">
      <w:pPr>
        <w:rPr>
          <w:rFonts w:cstheme="minorHAnsi"/>
        </w:rPr>
      </w:pPr>
      <w:r w:rsidRPr="00781FAB">
        <w:rPr>
          <w:rFonts w:cstheme="minorHAnsi"/>
        </w:rPr>
        <w:t xml:space="preserve">    pthread_join(thread_id[3], NULL); </w:t>
      </w:r>
    </w:p>
    <w:p w14:paraId="0EB2D2CC" w14:textId="77777777" w:rsidR="004851B1" w:rsidRPr="00781FAB" w:rsidRDefault="004851B1" w:rsidP="004851B1">
      <w:pPr>
        <w:rPr>
          <w:rFonts w:cstheme="minorHAnsi"/>
        </w:rPr>
      </w:pPr>
      <w:r w:rsidRPr="00781FAB">
        <w:rPr>
          <w:rFonts w:cstheme="minorHAnsi"/>
        </w:rPr>
        <w:t xml:space="preserve">    pthread_join(thread_id[4], NULL); </w:t>
      </w:r>
    </w:p>
    <w:p w14:paraId="7D4D8EFB" w14:textId="77777777" w:rsidR="004851B1" w:rsidRPr="00781FAB" w:rsidRDefault="004851B1" w:rsidP="004851B1">
      <w:pPr>
        <w:rPr>
          <w:rFonts w:cstheme="minorHAnsi"/>
        </w:rPr>
      </w:pPr>
      <w:r w:rsidRPr="00781FAB">
        <w:rPr>
          <w:rFonts w:cstheme="minorHAnsi"/>
        </w:rPr>
        <w:t xml:space="preserve">    pthread_join(thread_id[5], NULL); </w:t>
      </w:r>
    </w:p>
    <w:p w14:paraId="23734033" w14:textId="77777777" w:rsidR="004851B1" w:rsidRPr="00781FAB" w:rsidRDefault="004851B1" w:rsidP="004851B1">
      <w:pPr>
        <w:rPr>
          <w:rFonts w:cstheme="minorHAnsi"/>
        </w:rPr>
      </w:pPr>
      <w:r w:rsidRPr="00781FAB">
        <w:rPr>
          <w:rFonts w:cstheme="minorHAnsi"/>
        </w:rPr>
        <w:t xml:space="preserve">    pthread_join(thread_id[6], NULL); </w:t>
      </w:r>
    </w:p>
    <w:p w14:paraId="1772B8AD" w14:textId="77777777" w:rsidR="004851B1" w:rsidRPr="00781FAB" w:rsidRDefault="004851B1" w:rsidP="004851B1">
      <w:pPr>
        <w:rPr>
          <w:rFonts w:cstheme="minorHAnsi"/>
        </w:rPr>
      </w:pPr>
      <w:r w:rsidRPr="00781FAB">
        <w:rPr>
          <w:rFonts w:cstheme="minorHAnsi"/>
        </w:rPr>
        <w:t xml:space="preserve">    pthread_join(thread_id[7], NULL); </w:t>
      </w:r>
    </w:p>
    <w:p w14:paraId="272377A7" w14:textId="77777777" w:rsidR="004851B1" w:rsidRPr="00781FAB" w:rsidRDefault="004851B1" w:rsidP="004851B1">
      <w:pPr>
        <w:rPr>
          <w:rFonts w:cstheme="minorHAnsi"/>
        </w:rPr>
      </w:pPr>
      <w:r w:rsidRPr="00781FAB">
        <w:rPr>
          <w:rFonts w:cstheme="minorHAnsi"/>
        </w:rPr>
        <w:t xml:space="preserve">    pthread_join(thread_id[8], NULL); </w:t>
      </w:r>
    </w:p>
    <w:p w14:paraId="16B1FAFE" w14:textId="77777777" w:rsidR="004851B1" w:rsidRPr="00781FAB" w:rsidRDefault="004851B1" w:rsidP="004851B1">
      <w:pPr>
        <w:rPr>
          <w:rFonts w:cstheme="minorHAnsi"/>
        </w:rPr>
      </w:pPr>
      <w:r w:rsidRPr="00781FAB">
        <w:rPr>
          <w:rFonts w:cstheme="minorHAnsi"/>
        </w:rPr>
        <w:t xml:space="preserve">    pthread_join(thread_id[9], NULL); </w:t>
      </w:r>
    </w:p>
    <w:p w14:paraId="44F69407" w14:textId="77777777" w:rsidR="004851B1" w:rsidRPr="00781FAB" w:rsidRDefault="004851B1" w:rsidP="004851B1">
      <w:pPr>
        <w:rPr>
          <w:rFonts w:cstheme="minorHAnsi"/>
        </w:rPr>
      </w:pPr>
      <w:r w:rsidRPr="00781FAB">
        <w:rPr>
          <w:rFonts w:cstheme="minorHAnsi"/>
        </w:rPr>
        <w:t xml:space="preserve">    printf("After Thread\n"); </w:t>
      </w:r>
    </w:p>
    <w:p w14:paraId="42999B66" w14:textId="77777777" w:rsidR="004851B1" w:rsidRPr="00781FAB" w:rsidRDefault="004851B1" w:rsidP="004851B1">
      <w:pPr>
        <w:rPr>
          <w:rFonts w:cstheme="minorHAnsi"/>
        </w:rPr>
      </w:pPr>
      <w:r w:rsidRPr="00781FAB">
        <w:rPr>
          <w:rFonts w:cstheme="minorHAnsi"/>
        </w:rPr>
        <w:t xml:space="preserve">    return 0; </w:t>
      </w:r>
    </w:p>
    <w:p w14:paraId="19EB5D24" w14:textId="77777777" w:rsidR="004851B1" w:rsidRPr="00781FAB" w:rsidRDefault="004851B1" w:rsidP="004851B1">
      <w:pPr>
        <w:rPr>
          <w:rFonts w:cstheme="minorHAnsi"/>
        </w:rPr>
      </w:pPr>
      <w:r w:rsidRPr="00781FAB">
        <w:rPr>
          <w:rFonts w:cstheme="minorHAnsi"/>
        </w:rPr>
        <w:t>}</w:t>
      </w:r>
    </w:p>
    <w:p w14:paraId="7560F3AF" w14:textId="77777777" w:rsidR="004851B1" w:rsidRPr="00052A31" w:rsidRDefault="004851B1" w:rsidP="004851B1">
      <w:pPr>
        <w:keepNext/>
        <w:jc w:val="center"/>
        <w:rPr>
          <w:rFonts w:cstheme="minorHAnsi"/>
        </w:rPr>
      </w:pPr>
      <w:r w:rsidRPr="00052A31">
        <w:rPr>
          <w:rFonts w:cstheme="minorHAnsi"/>
          <w:noProof/>
        </w:rPr>
        <w:lastRenderedPageBreak/>
        <w:drawing>
          <wp:inline distT="0" distB="0" distL="0" distR="0" wp14:anchorId="55C40DDF" wp14:editId="5D55066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37176F7" w14:textId="77777777" w:rsidR="004851B1" w:rsidRPr="00781FAB" w:rsidRDefault="004851B1" w:rsidP="004851B1">
      <w:pPr>
        <w:pStyle w:val="Caption"/>
        <w:jc w:val="center"/>
        <w:rPr>
          <w:rFonts w:cstheme="minorHAnsi"/>
          <w:i w:val="0"/>
          <w:rPrChange w:id="206" w:author="Microsoft" w:date="2020-04-15T17:12:00Z">
            <w:rPr>
              <w:rFonts w:cstheme="minorHAnsi"/>
            </w:rPr>
          </w:rPrChange>
        </w:rPr>
      </w:pPr>
      <w:r w:rsidRPr="00781FAB">
        <w:rPr>
          <w:rFonts w:cstheme="minorHAnsi"/>
          <w:i w:val="0"/>
          <w:rPrChange w:id="207" w:author="Microsoft" w:date="2020-04-15T17:12:00Z">
            <w:rPr>
              <w:rFonts w:cstheme="minorHAnsi"/>
            </w:rPr>
          </w:rPrChange>
        </w:rPr>
        <w:t xml:space="preserve">Figure </w:t>
      </w:r>
      <w:r w:rsidRPr="00781FAB">
        <w:rPr>
          <w:rFonts w:cstheme="minorHAnsi"/>
          <w:i w:val="0"/>
          <w:rPrChange w:id="208" w:author="Microsoft" w:date="2020-04-15T17:12:00Z">
            <w:rPr>
              <w:rFonts w:cstheme="minorHAnsi"/>
            </w:rPr>
          </w:rPrChange>
        </w:rPr>
        <w:fldChar w:fldCharType="begin"/>
      </w:r>
      <w:r w:rsidRPr="00781FAB">
        <w:rPr>
          <w:rFonts w:cstheme="minorHAnsi"/>
          <w:i w:val="0"/>
          <w:rPrChange w:id="209" w:author="Microsoft" w:date="2020-04-15T17:12:00Z">
            <w:rPr>
              <w:rFonts w:cstheme="minorHAnsi"/>
            </w:rPr>
          </w:rPrChange>
        </w:rPr>
        <w:instrText xml:space="preserve"> SEQ Figure \* ARABIC </w:instrText>
      </w:r>
      <w:r w:rsidRPr="00781FAB">
        <w:rPr>
          <w:rFonts w:cstheme="minorHAnsi"/>
          <w:i w:val="0"/>
          <w:rPrChange w:id="210" w:author="Microsoft" w:date="2020-04-15T17:12:00Z">
            <w:rPr>
              <w:rFonts w:cstheme="minorHAnsi"/>
            </w:rPr>
          </w:rPrChange>
        </w:rPr>
        <w:fldChar w:fldCharType="separate"/>
      </w:r>
      <w:ins w:id="211" w:author="Microsoft" w:date="2020-04-15T17:35:00Z">
        <w:r w:rsidR="007F0C28">
          <w:rPr>
            <w:rFonts w:cstheme="minorHAnsi"/>
            <w:i w:val="0"/>
            <w:noProof/>
          </w:rPr>
          <w:t>2</w:t>
        </w:r>
      </w:ins>
      <w:del w:id="212" w:author="Microsoft" w:date="2020-04-14T19:16:00Z">
        <w:r w:rsidR="007B5422" w:rsidRPr="00781FAB" w:rsidDel="00A040DB">
          <w:rPr>
            <w:rFonts w:cstheme="minorHAnsi"/>
            <w:i w:val="0"/>
            <w:noProof/>
            <w:rPrChange w:id="213" w:author="Microsoft" w:date="2020-04-15T17:12:00Z">
              <w:rPr>
                <w:rFonts w:cstheme="minorHAnsi"/>
                <w:noProof/>
              </w:rPr>
            </w:rPrChange>
          </w:rPr>
          <w:delText>2</w:delText>
        </w:r>
      </w:del>
      <w:r w:rsidRPr="00781FAB">
        <w:rPr>
          <w:rFonts w:cstheme="minorHAnsi"/>
          <w:i w:val="0"/>
          <w:rPrChange w:id="214" w:author="Microsoft" w:date="2020-04-15T17:12:00Z">
            <w:rPr>
              <w:rFonts w:cstheme="minorHAnsi"/>
            </w:rPr>
          </w:rPrChange>
        </w:rPr>
        <w:fldChar w:fldCharType="end"/>
      </w:r>
      <w:r w:rsidRPr="00781FAB">
        <w:rPr>
          <w:rFonts w:cstheme="minorHAnsi"/>
          <w:i w:val="0"/>
          <w:rPrChange w:id="215" w:author="Microsoft" w:date="2020-04-15T17:12:00Z">
            <w:rPr>
              <w:rFonts w:cstheme="minorHAnsi"/>
            </w:rPr>
          </w:rPrChange>
        </w:rPr>
        <w:t>: Multiple threads</w:t>
      </w:r>
    </w:p>
    <w:p w14:paraId="52ED94E8" w14:textId="77777777" w:rsidR="00A031F1" w:rsidRPr="00D604D6" w:rsidRDefault="004851B1">
      <w:pPr>
        <w:jc w:val="both"/>
        <w:rPr>
          <w:ins w:id="216" w:author="Microsoft" w:date="2020-04-10T19:01:00Z"/>
          <w:rFonts w:cstheme="minorHAnsi"/>
          <w:b/>
        </w:rPr>
        <w:pPrChange w:id="217" w:author="Microsoft" w:date="2020-04-16T16:15:00Z">
          <w:pPr/>
        </w:pPrChange>
      </w:pPr>
      <w:r w:rsidRPr="00781FAB">
        <w:rPr>
          <w:rFonts w:cstheme="minorHAnsi"/>
        </w:rPr>
        <w:t>The problem arises when we start creating multiple threads and start executing it. Just the small change in the code in the thread function can make a drast</w:t>
      </w:r>
      <w:r w:rsidRPr="0026078C">
        <w:rPr>
          <w:rFonts w:cstheme="minorHAnsi"/>
        </w:rPr>
        <w:t xml:space="preserve">ic change or trouble in the result. </w:t>
      </w:r>
      <w:commentRangeStart w:id="218"/>
      <w:r w:rsidRPr="0026078C">
        <w:rPr>
          <w:rFonts w:cstheme="minorHAnsi"/>
        </w:rPr>
        <w:t xml:space="preserve">If I try to add one sleep function in between thread </w:t>
      </w:r>
      <w:r w:rsidR="00554DBF" w:rsidRPr="00D55598">
        <w:rPr>
          <w:rFonts w:cstheme="minorHAnsi"/>
        </w:rPr>
        <w:t xml:space="preserve">start and create printf statement </w:t>
      </w:r>
      <w:r w:rsidRPr="00FC394D">
        <w:rPr>
          <w:rFonts w:cstheme="minorHAnsi"/>
        </w:rPr>
        <w:t xml:space="preserve">we may arrive at a problem called </w:t>
      </w:r>
      <w:r w:rsidRPr="00FC394D">
        <w:rPr>
          <w:rFonts w:cstheme="minorHAnsi"/>
          <w:b/>
        </w:rPr>
        <w:t>race condition.</w:t>
      </w:r>
      <w:commentRangeEnd w:id="218"/>
      <w:r w:rsidR="00AD0AE3" w:rsidRPr="006274E9">
        <w:rPr>
          <w:rStyle w:val="CommentReference"/>
          <w:rFonts w:cstheme="minorHAnsi"/>
        </w:rPr>
        <w:commentReference w:id="218"/>
      </w:r>
    </w:p>
    <w:p w14:paraId="4FF2EBAB" w14:textId="76913985" w:rsidR="00ED0685" w:rsidRPr="00781FAB" w:rsidRDefault="00ED0685">
      <w:pPr>
        <w:jc w:val="both"/>
        <w:rPr>
          <w:rFonts w:cstheme="minorHAnsi"/>
          <w:b/>
        </w:rPr>
        <w:pPrChange w:id="219" w:author="Microsoft" w:date="2020-04-16T16:15:00Z">
          <w:pPr/>
        </w:pPrChange>
      </w:pPr>
      <w:ins w:id="220" w:author="Microsoft" w:date="2020-04-10T19:01:00Z">
        <w:r w:rsidRPr="00D604D6">
          <w:rPr>
            <w:rFonts w:cstheme="minorHAnsi"/>
            <w:b/>
          </w:rPr>
          <w:t xml:space="preserve">What I </w:t>
        </w:r>
      </w:ins>
      <w:ins w:id="221" w:author="Microsoft" w:date="2020-04-10T19:17:00Z">
        <w:r w:rsidR="00A80208" w:rsidRPr="00E577F9">
          <w:rPr>
            <w:rFonts w:cstheme="minorHAnsi"/>
            <w:b/>
          </w:rPr>
          <w:t xml:space="preserve">was </w:t>
        </w:r>
      </w:ins>
      <w:ins w:id="222" w:author="Microsoft" w:date="2020-04-10T19:01:00Z">
        <w:r w:rsidR="00A80208" w:rsidRPr="00052A31">
          <w:rPr>
            <w:rFonts w:cstheme="minorHAnsi"/>
            <w:b/>
          </w:rPr>
          <w:t>trying</w:t>
        </w:r>
        <w:r w:rsidRPr="00052A31">
          <w:rPr>
            <w:rFonts w:cstheme="minorHAnsi"/>
            <w:b/>
          </w:rPr>
          <w:t xml:space="preserve"> to convey here </w:t>
        </w:r>
      </w:ins>
      <w:ins w:id="223" w:author="Microsoft" w:date="2020-04-10T19:02:00Z">
        <w:r w:rsidR="009E4606" w:rsidRPr="00052A31">
          <w:rPr>
            <w:rFonts w:cstheme="minorHAnsi"/>
            <w:b/>
          </w:rPr>
          <w:t>was</w:t>
        </w:r>
      </w:ins>
      <w:ins w:id="224" w:author="Microsoft" w:date="2020-04-10T19:06:00Z">
        <w:r w:rsidR="00466785" w:rsidRPr="00781FAB">
          <w:rPr>
            <w:rFonts w:cstheme="minorHAnsi"/>
            <w:b/>
          </w:rPr>
          <w:t xml:space="preserve"> by just introducing a</w:t>
        </w:r>
        <w:r w:rsidR="009E4606" w:rsidRPr="00781FAB">
          <w:rPr>
            <w:rFonts w:cstheme="minorHAnsi"/>
            <w:b/>
          </w:rPr>
          <w:t xml:space="preserve"> sleep fun</w:t>
        </w:r>
        <w:r w:rsidR="00A80208" w:rsidRPr="00781FAB">
          <w:rPr>
            <w:rFonts w:cstheme="minorHAnsi"/>
            <w:b/>
          </w:rPr>
          <w:t>ction into the critical section</w:t>
        </w:r>
        <w:r w:rsidR="009E4606" w:rsidRPr="00781FAB">
          <w:rPr>
            <w:rFonts w:cstheme="minorHAnsi"/>
            <w:b/>
          </w:rPr>
          <w:t xml:space="preserve"> led all the threads to start at once and use the critical </w:t>
        </w:r>
      </w:ins>
      <w:ins w:id="225" w:author="Microsoft" w:date="2020-04-10T19:19:00Z">
        <w:r w:rsidR="00A80208" w:rsidRPr="00781FAB">
          <w:rPr>
            <w:rFonts w:cstheme="minorHAnsi"/>
            <w:b/>
          </w:rPr>
          <w:t xml:space="preserve">section </w:t>
        </w:r>
      </w:ins>
      <w:ins w:id="226" w:author="Microsoft" w:date="2020-04-10T19:06:00Z">
        <w:r w:rsidR="009E4606" w:rsidRPr="00781FAB">
          <w:rPr>
            <w:rFonts w:cstheme="minorHAnsi"/>
            <w:b/>
          </w:rPr>
          <w:t xml:space="preserve">which caused the problem. </w:t>
        </w:r>
      </w:ins>
      <w:ins w:id="227" w:author="Microsoft" w:date="2020-04-10T19:07:00Z">
        <w:r w:rsidR="009E4606" w:rsidRPr="00781FAB">
          <w:rPr>
            <w:rFonts w:cstheme="minorHAnsi"/>
            <w:b/>
          </w:rPr>
          <w:t>This problem is called race condition.</w:t>
        </w:r>
      </w:ins>
      <w:ins w:id="228" w:author="Microsoft" w:date="2020-04-10T19:26:00Z">
        <w:r w:rsidR="00A80208" w:rsidRPr="00781FAB">
          <w:rPr>
            <w:rFonts w:cstheme="minorHAnsi"/>
            <w:b/>
          </w:rPr>
          <w:t xml:space="preserve"> Since there are multiple threads trying to access the critical section at the same time improper execution and results can be met which can be seen i</w:t>
        </w:r>
      </w:ins>
      <w:ins w:id="229" w:author="Microsoft" w:date="2020-04-10T19:27:00Z">
        <w:r w:rsidR="008C6D0A" w:rsidRPr="00781FAB">
          <w:rPr>
            <w:rFonts w:cstheme="minorHAnsi"/>
            <w:b/>
          </w:rPr>
          <w:t>n figure 3.</w:t>
        </w:r>
      </w:ins>
      <w:ins w:id="230" w:author="Microsoft" w:date="2020-04-15T07:59:00Z">
        <w:r w:rsidR="00A83815" w:rsidRPr="00781FAB">
          <w:rPr>
            <w:rFonts w:cstheme="minorHAnsi"/>
            <w:b/>
          </w:rPr>
          <w:t>(The output is getting mixed up with other threads output)</w:t>
        </w:r>
      </w:ins>
    </w:p>
    <w:p w14:paraId="7F766471" w14:textId="77777777" w:rsidR="00A031F1" w:rsidRPr="00781FAB" w:rsidRDefault="00A031F1" w:rsidP="00A031F1">
      <w:pPr>
        <w:rPr>
          <w:rFonts w:cstheme="minorHAnsi"/>
        </w:rPr>
      </w:pPr>
    </w:p>
    <w:p w14:paraId="7BF82CEC" w14:textId="58AFB8CD" w:rsidR="00A031F1" w:rsidRPr="00781FAB" w:rsidRDefault="00A031F1" w:rsidP="00A031F1">
      <w:pPr>
        <w:rPr>
          <w:rFonts w:cstheme="minorHAnsi"/>
        </w:rPr>
      </w:pPr>
      <w:r w:rsidRPr="00781FAB">
        <w:rPr>
          <w:rFonts w:cstheme="minorHAnsi"/>
        </w:rPr>
        <w:t xml:space="preserve">#include &lt;stdio.h&gt; </w:t>
      </w:r>
      <w:ins w:id="231" w:author="Microsoft" w:date="2020-04-10T18:42:00Z">
        <w:r w:rsidR="007C5216" w:rsidRPr="00781FAB">
          <w:rPr>
            <w:rFonts w:cstheme="minorHAnsi"/>
          </w:rPr>
          <w:t xml:space="preserve"> </w:t>
        </w:r>
      </w:ins>
    </w:p>
    <w:p w14:paraId="7AE04CE5" w14:textId="77777777" w:rsidR="00A031F1" w:rsidRPr="00781FAB" w:rsidRDefault="00A031F1" w:rsidP="00A031F1">
      <w:pPr>
        <w:rPr>
          <w:rFonts w:cstheme="minorHAnsi"/>
        </w:rPr>
      </w:pPr>
      <w:r w:rsidRPr="00781FAB">
        <w:rPr>
          <w:rFonts w:cstheme="minorHAnsi"/>
        </w:rPr>
        <w:t xml:space="preserve">#include &lt;stdlib.h&gt; </w:t>
      </w:r>
    </w:p>
    <w:p w14:paraId="09F2F471" w14:textId="77777777" w:rsidR="00A031F1" w:rsidRPr="00781FAB" w:rsidRDefault="00A031F1" w:rsidP="00A031F1">
      <w:pPr>
        <w:rPr>
          <w:rFonts w:cstheme="minorHAnsi"/>
        </w:rPr>
      </w:pPr>
      <w:r w:rsidRPr="00781FAB">
        <w:rPr>
          <w:rFonts w:cstheme="minorHAnsi"/>
        </w:rPr>
        <w:t xml:space="preserve">#include &lt;unistd.h&gt;  //Header file for sleep(). man 3 sleep for details. </w:t>
      </w:r>
    </w:p>
    <w:p w14:paraId="48984148" w14:textId="77777777" w:rsidR="00A031F1" w:rsidRPr="00781FAB" w:rsidRDefault="00A031F1" w:rsidP="00A031F1">
      <w:pPr>
        <w:rPr>
          <w:rFonts w:cstheme="minorHAnsi"/>
        </w:rPr>
      </w:pPr>
      <w:r w:rsidRPr="00781FAB">
        <w:rPr>
          <w:rFonts w:cstheme="minorHAnsi"/>
        </w:rPr>
        <w:t xml:space="preserve">#include &lt;pthread.h&gt; </w:t>
      </w:r>
    </w:p>
    <w:p w14:paraId="140D43C5" w14:textId="77777777" w:rsidR="00A031F1" w:rsidRPr="00781FAB" w:rsidRDefault="00A031F1" w:rsidP="00A031F1">
      <w:pPr>
        <w:rPr>
          <w:rFonts w:cstheme="minorHAnsi"/>
        </w:rPr>
      </w:pPr>
    </w:p>
    <w:p w14:paraId="5BEDA386" w14:textId="77777777" w:rsidR="00A031F1" w:rsidRPr="00781FAB" w:rsidRDefault="00A031F1" w:rsidP="00A031F1">
      <w:pPr>
        <w:rPr>
          <w:rFonts w:cstheme="minorHAnsi"/>
        </w:rPr>
      </w:pPr>
      <w:r w:rsidRPr="00781FAB">
        <w:rPr>
          <w:rFonts w:cstheme="minorHAnsi"/>
        </w:rPr>
        <w:t>pthread_t thread_id[10];</w:t>
      </w:r>
    </w:p>
    <w:p w14:paraId="46A7260B" w14:textId="77777777" w:rsidR="00A031F1" w:rsidRPr="00781FAB" w:rsidRDefault="00A031F1" w:rsidP="00A031F1">
      <w:pPr>
        <w:rPr>
          <w:rFonts w:cstheme="minorHAnsi"/>
        </w:rPr>
      </w:pPr>
      <w:r w:rsidRPr="00781FAB">
        <w:rPr>
          <w:rFonts w:cstheme="minorHAnsi"/>
        </w:rPr>
        <w:t xml:space="preserve"> int count =0;</w:t>
      </w:r>
    </w:p>
    <w:p w14:paraId="156B5016" w14:textId="77777777" w:rsidR="00A031F1" w:rsidRPr="00781FAB" w:rsidRDefault="00A031F1" w:rsidP="00A031F1">
      <w:pPr>
        <w:rPr>
          <w:rFonts w:cstheme="minorHAnsi"/>
        </w:rPr>
      </w:pPr>
      <w:r w:rsidRPr="00781FAB">
        <w:rPr>
          <w:rFonts w:cstheme="minorHAnsi"/>
        </w:rPr>
        <w:t xml:space="preserve">  </w:t>
      </w:r>
    </w:p>
    <w:p w14:paraId="50EC1889" w14:textId="77777777" w:rsidR="00A031F1" w:rsidRPr="00781FAB" w:rsidRDefault="00A031F1" w:rsidP="00A031F1">
      <w:pPr>
        <w:rPr>
          <w:rFonts w:cstheme="minorHAnsi"/>
        </w:rPr>
      </w:pPr>
      <w:r w:rsidRPr="00781FAB">
        <w:rPr>
          <w:rFonts w:cstheme="minorHAnsi"/>
        </w:rPr>
        <w:t xml:space="preserve">// A normal C function that is executed as a thread  </w:t>
      </w:r>
    </w:p>
    <w:p w14:paraId="0C76109F" w14:textId="77777777" w:rsidR="00A031F1" w:rsidRPr="00781FAB" w:rsidRDefault="00A031F1" w:rsidP="00A031F1">
      <w:pPr>
        <w:rPr>
          <w:rFonts w:cstheme="minorHAnsi"/>
        </w:rPr>
      </w:pPr>
      <w:r w:rsidRPr="00781FAB">
        <w:rPr>
          <w:rFonts w:cstheme="minorHAnsi"/>
        </w:rPr>
        <w:t xml:space="preserve">// when its name is specified in pthread_create() </w:t>
      </w:r>
    </w:p>
    <w:p w14:paraId="286856DD" w14:textId="77777777" w:rsidR="00A031F1" w:rsidRPr="00781FAB" w:rsidRDefault="00A031F1" w:rsidP="00A031F1">
      <w:pPr>
        <w:rPr>
          <w:rFonts w:cstheme="minorHAnsi"/>
        </w:rPr>
      </w:pPr>
      <w:r w:rsidRPr="00781FAB">
        <w:rPr>
          <w:rFonts w:cstheme="minorHAnsi"/>
        </w:rPr>
        <w:t xml:space="preserve">void *myThreadFun() </w:t>
      </w:r>
    </w:p>
    <w:p w14:paraId="45D9317B" w14:textId="77777777" w:rsidR="00A031F1" w:rsidRPr="00781FAB" w:rsidRDefault="00A031F1" w:rsidP="00A031F1">
      <w:pPr>
        <w:rPr>
          <w:rFonts w:cstheme="minorHAnsi"/>
        </w:rPr>
      </w:pPr>
      <w:r w:rsidRPr="00781FAB">
        <w:rPr>
          <w:rFonts w:cstheme="minorHAnsi"/>
        </w:rPr>
        <w:lastRenderedPageBreak/>
        <w:t xml:space="preserve">{ </w:t>
      </w:r>
    </w:p>
    <w:p w14:paraId="384C0351" w14:textId="77777777" w:rsidR="00A031F1" w:rsidRPr="00781FAB" w:rsidRDefault="00554DBF" w:rsidP="00A031F1">
      <w:pPr>
        <w:rPr>
          <w:rFonts w:cstheme="minorHAnsi"/>
        </w:rPr>
      </w:pPr>
      <w:r w:rsidRPr="00781FAB">
        <w:rPr>
          <w:rFonts w:cstheme="minorHAnsi"/>
        </w:rPr>
        <w:t xml:space="preserve">    count=count + 1;</w:t>
      </w:r>
    </w:p>
    <w:p w14:paraId="572806C7" w14:textId="77777777" w:rsidR="00A031F1" w:rsidRPr="00781FAB" w:rsidRDefault="00A031F1" w:rsidP="00A031F1">
      <w:pPr>
        <w:rPr>
          <w:rFonts w:cstheme="minorHAnsi"/>
        </w:rPr>
      </w:pPr>
      <w:r w:rsidRPr="00781FAB">
        <w:rPr>
          <w:rFonts w:cstheme="minorHAnsi"/>
        </w:rPr>
        <w:t xml:space="preserve">    printf("T</w:t>
      </w:r>
      <w:r w:rsidR="00554DBF" w:rsidRPr="00781FAB">
        <w:rPr>
          <w:rFonts w:cstheme="minorHAnsi"/>
        </w:rPr>
        <w:t>hread %d has started\n",count);</w:t>
      </w:r>
    </w:p>
    <w:p w14:paraId="3598DDA8" w14:textId="77777777" w:rsidR="00A031F1" w:rsidRPr="00052A31" w:rsidRDefault="00554DBF" w:rsidP="00A031F1">
      <w:pPr>
        <w:rPr>
          <w:rFonts w:cstheme="minorHAnsi"/>
        </w:rPr>
      </w:pPr>
      <w:r w:rsidRPr="00781FAB">
        <w:rPr>
          <w:rFonts w:cstheme="minorHAnsi"/>
        </w:rPr>
        <w:t xml:space="preserve">    </w:t>
      </w:r>
      <w:commentRangeStart w:id="232"/>
      <w:r w:rsidRPr="00781FAB">
        <w:rPr>
          <w:rFonts w:cstheme="minorHAnsi"/>
        </w:rPr>
        <w:t>sleep(2</w:t>
      </w:r>
      <w:r w:rsidR="00A031F1" w:rsidRPr="00781FAB">
        <w:rPr>
          <w:rFonts w:cstheme="minorHAnsi"/>
        </w:rPr>
        <w:t>);</w:t>
      </w:r>
      <w:r w:rsidRPr="00781FAB">
        <w:rPr>
          <w:rFonts w:cstheme="minorHAnsi"/>
        </w:rPr>
        <w:t xml:space="preserve">                       // Change made is here</w:t>
      </w:r>
      <w:commentRangeEnd w:id="232"/>
      <w:r w:rsidR="00AD0AE3" w:rsidRPr="00052A31">
        <w:rPr>
          <w:rStyle w:val="CommentReference"/>
          <w:rFonts w:cstheme="minorHAnsi"/>
        </w:rPr>
        <w:commentReference w:id="232"/>
      </w:r>
    </w:p>
    <w:p w14:paraId="447C35F2" w14:textId="77777777" w:rsidR="00A031F1" w:rsidRPr="00781FAB" w:rsidRDefault="00A031F1" w:rsidP="00A031F1">
      <w:pPr>
        <w:rPr>
          <w:rFonts w:cstheme="minorHAnsi"/>
        </w:rPr>
      </w:pPr>
      <w:r w:rsidRPr="00781FAB">
        <w:rPr>
          <w:rFonts w:cstheme="minorHAnsi"/>
        </w:rPr>
        <w:t xml:space="preserve">    printf("Thread %d has been created\n",count); </w:t>
      </w:r>
    </w:p>
    <w:p w14:paraId="6C2E5C6E" w14:textId="77777777" w:rsidR="00A031F1" w:rsidRPr="00781FAB" w:rsidRDefault="00A031F1" w:rsidP="00A031F1">
      <w:pPr>
        <w:rPr>
          <w:rFonts w:cstheme="minorHAnsi"/>
        </w:rPr>
      </w:pPr>
      <w:r w:rsidRPr="00781FAB">
        <w:rPr>
          <w:rFonts w:cstheme="minorHAnsi"/>
        </w:rPr>
        <w:t xml:space="preserve">     return NULL; </w:t>
      </w:r>
    </w:p>
    <w:p w14:paraId="499CC7CB" w14:textId="77777777" w:rsidR="00A031F1" w:rsidRPr="00781FAB" w:rsidRDefault="00A031F1" w:rsidP="00A031F1">
      <w:pPr>
        <w:rPr>
          <w:rFonts w:cstheme="minorHAnsi"/>
        </w:rPr>
      </w:pPr>
      <w:r w:rsidRPr="00781FAB">
        <w:rPr>
          <w:rFonts w:cstheme="minorHAnsi"/>
        </w:rPr>
        <w:t xml:space="preserve">} </w:t>
      </w:r>
    </w:p>
    <w:p w14:paraId="1EA99CE0" w14:textId="77777777" w:rsidR="00A031F1" w:rsidRPr="00781FAB" w:rsidRDefault="00A031F1" w:rsidP="00A031F1">
      <w:pPr>
        <w:rPr>
          <w:rFonts w:cstheme="minorHAnsi"/>
        </w:rPr>
      </w:pPr>
      <w:r w:rsidRPr="00781FAB">
        <w:rPr>
          <w:rFonts w:cstheme="minorHAnsi"/>
        </w:rPr>
        <w:t xml:space="preserve">   </w:t>
      </w:r>
    </w:p>
    <w:p w14:paraId="6BF406F4" w14:textId="77777777" w:rsidR="00A031F1" w:rsidRPr="00781FAB" w:rsidRDefault="00A031F1" w:rsidP="00A031F1">
      <w:pPr>
        <w:rPr>
          <w:rFonts w:cstheme="minorHAnsi"/>
        </w:rPr>
      </w:pPr>
      <w:r w:rsidRPr="00781FAB">
        <w:rPr>
          <w:rFonts w:cstheme="minorHAnsi"/>
        </w:rPr>
        <w:t xml:space="preserve">int main() </w:t>
      </w:r>
    </w:p>
    <w:p w14:paraId="0BBBA6B8" w14:textId="77777777" w:rsidR="00A031F1" w:rsidRPr="00781FAB" w:rsidRDefault="00A031F1" w:rsidP="00A031F1">
      <w:pPr>
        <w:rPr>
          <w:rFonts w:cstheme="minorHAnsi"/>
        </w:rPr>
      </w:pPr>
      <w:r w:rsidRPr="00781FAB">
        <w:rPr>
          <w:rFonts w:cstheme="minorHAnsi"/>
        </w:rPr>
        <w:t xml:space="preserve">{ </w:t>
      </w:r>
    </w:p>
    <w:p w14:paraId="38F79FDC" w14:textId="77777777" w:rsidR="00A031F1" w:rsidRPr="00781FAB" w:rsidRDefault="00A031F1" w:rsidP="00A031F1">
      <w:pPr>
        <w:rPr>
          <w:rFonts w:cstheme="minorHAnsi"/>
        </w:rPr>
      </w:pPr>
      <w:r w:rsidRPr="00781FAB">
        <w:rPr>
          <w:rFonts w:cstheme="minorHAnsi"/>
        </w:rPr>
        <w:t xml:space="preserve">    int i=0;</w:t>
      </w:r>
    </w:p>
    <w:p w14:paraId="0EBC8B8C" w14:textId="77777777" w:rsidR="00A031F1" w:rsidRPr="00781FAB" w:rsidRDefault="00A031F1" w:rsidP="00A031F1">
      <w:pPr>
        <w:rPr>
          <w:rFonts w:cstheme="minorHAnsi"/>
        </w:rPr>
      </w:pPr>
      <w:r w:rsidRPr="00781FAB">
        <w:rPr>
          <w:rFonts w:cstheme="minorHAnsi"/>
        </w:rPr>
        <w:t xml:space="preserve">    printf("Before Thread\n"); </w:t>
      </w:r>
    </w:p>
    <w:p w14:paraId="72423E6B" w14:textId="77777777" w:rsidR="00A031F1" w:rsidRPr="00781FAB" w:rsidRDefault="00A031F1" w:rsidP="00A031F1">
      <w:pPr>
        <w:rPr>
          <w:rFonts w:cstheme="minorHAnsi"/>
        </w:rPr>
      </w:pPr>
      <w:r w:rsidRPr="00781FAB">
        <w:rPr>
          <w:rFonts w:cstheme="minorHAnsi"/>
        </w:rPr>
        <w:t xml:space="preserve">    while(i &lt; 10)</w:t>
      </w:r>
    </w:p>
    <w:p w14:paraId="7261706D" w14:textId="77777777" w:rsidR="00A031F1" w:rsidRPr="00781FAB" w:rsidRDefault="00A031F1" w:rsidP="00A031F1">
      <w:pPr>
        <w:rPr>
          <w:rFonts w:cstheme="minorHAnsi"/>
        </w:rPr>
      </w:pPr>
      <w:r w:rsidRPr="00781FAB">
        <w:rPr>
          <w:rFonts w:cstheme="minorHAnsi"/>
        </w:rPr>
        <w:t xml:space="preserve">    {</w:t>
      </w:r>
    </w:p>
    <w:p w14:paraId="1F22F29F" w14:textId="77777777" w:rsidR="00A031F1" w:rsidRPr="00781FAB" w:rsidRDefault="00A031F1" w:rsidP="00A031F1">
      <w:pPr>
        <w:rPr>
          <w:rFonts w:cstheme="minorHAnsi"/>
        </w:rPr>
      </w:pPr>
      <w:r w:rsidRPr="00781FAB">
        <w:rPr>
          <w:rFonts w:cstheme="minorHAnsi"/>
        </w:rPr>
        <w:t xml:space="preserve">    pthread_create(&amp;thread_id[i], NULL, myThreadFun, NULL);</w:t>
      </w:r>
    </w:p>
    <w:p w14:paraId="1AC27C54" w14:textId="77777777" w:rsidR="00A031F1" w:rsidRPr="00781FAB" w:rsidRDefault="00A031F1" w:rsidP="00A031F1">
      <w:pPr>
        <w:rPr>
          <w:rFonts w:cstheme="minorHAnsi"/>
        </w:rPr>
      </w:pPr>
      <w:r w:rsidRPr="00781FAB">
        <w:rPr>
          <w:rFonts w:cstheme="minorHAnsi"/>
        </w:rPr>
        <w:t xml:space="preserve">    i++;</w:t>
      </w:r>
    </w:p>
    <w:p w14:paraId="32286FB1" w14:textId="77777777" w:rsidR="00A031F1" w:rsidRPr="00781FAB" w:rsidRDefault="00A031F1" w:rsidP="00A031F1">
      <w:pPr>
        <w:rPr>
          <w:rFonts w:cstheme="minorHAnsi"/>
        </w:rPr>
      </w:pPr>
      <w:r w:rsidRPr="00781FAB">
        <w:rPr>
          <w:rFonts w:cstheme="minorHAnsi"/>
        </w:rPr>
        <w:t xml:space="preserve">    }</w:t>
      </w:r>
    </w:p>
    <w:p w14:paraId="5451B696" w14:textId="77777777" w:rsidR="00A031F1" w:rsidRPr="00781FAB" w:rsidRDefault="00A031F1" w:rsidP="00A031F1">
      <w:pPr>
        <w:rPr>
          <w:rFonts w:cstheme="minorHAnsi"/>
        </w:rPr>
      </w:pPr>
    </w:p>
    <w:p w14:paraId="5DD677CD" w14:textId="77777777" w:rsidR="00A031F1" w:rsidRPr="00781FAB" w:rsidRDefault="00A031F1" w:rsidP="00A031F1">
      <w:pPr>
        <w:rPr>
          <w:rFonts w:cstheme="minorHAnsi"/>
        </w:rPr>
      </w:pPr>
      <w:r w:rsidRPr="00781FAB">
        <w:rPr>
          <w:rFonts w:cstheme="minorHAnsi"/>
        </w:rPr>
        <w:t xml:space="preserve">    pthread_join(thread_id[0], NULL); </w:t>
      </w:r>
    </w:p>
    <w:p w14:paraId="07BECF1D" w14:textId="77777777" w:rsidR="00A031F1" w:rsidRPr="00781FAB" w:rsidRDefault="00A031F1" w:rsidP="00A031F1">
      <w:pPr>
        <w:rPr>
          <w:rFonts w:cstheme="minorHAnsi"/>
        </w:rPr>
      </w:pPr>
      <w:r w:rsidRPr="00781FAB">
        <w:rPr>
          <w:rFonts w:cstheme="minorHAnsi"/>
        </w:rPr>
        <w:t xml:space="preserve">    pthread_join(thread_id[1], NULL); </w:t>
      </w:r>
    </w:p>
    <w:p w14:paraId="3E1C44A2" w14:textId="77777777" w:rsidR="00A031F1" w:rsidRPr="00781FAB" w:rsidRDefault="00A031F1" w:rsidP="00A031F1">
      <w:pPr>
        <w:rPr>
          <w:rFonts w:cstheme="minorHAnsi"/>
        </w:rPr>
      </w:pPr>
      <w:r w:rsidRPr="00781FAB">
        <w:rPr>
          <w:rFonts w:cstheme="minorHAnsi"/>
        </w:rPr>
        <w:t xml:space="preserve">    pthread_join(thread_id[2], NULL); </w:t>
      </w:r>
    </w:p>
    <w:p w14:paraId="5D81BE10" w14:textId="77777777" w:rsidR="00A031F1" w:rsidRPr="00781FAB" w:rsidRDefault="00A031F1" w:rsidP="00A031F1">
      <w:pPr>
        <w:rPr>
          <w:rFonts w:cstheme="minorHAnsi"/>
        </w:rPr>
      </w:pPr>
      <w:r w:rsidRPr="00781FAB">
        <w:rPr>
          <w:rFonts w:cstheme="minorHAnsi"/>
        </w:rPr>
        <w:t xml:space="preserve">    pthread_join(thread_id[3], NULL); </w:t>
      </w:r>
    </w:p>
    <w:p w14:paraId="55654307" w14:textId="77777777" w:rsidR="00A031F1" w:rsidRPr="00781FAB" w:rsidRDefault="00A031F1" w:rsidP="00A031F1">
      <w:pPr>
        <w:rPr>
          <w:rFonts w:cstheme="minorHAnsi"/>
        </w:rPr>
      </w:pPr>
      <w:r w:rsidRPr="00781FAB">
        <w:rPr>
          <w:rFonts w:cstheme="minorHAnsi"/>
        </w:rPr>
        <w:t xml:space="preserve">    pthread_join(thread_id[4], NULL); </w:t>
      </w:r>
    </w:p>
    <w:p w14:paraId="28C94DDE" w14:textId="77777777" w:rsidR="00A031F1" w:rsidRPr="00781FAB" w:rsidRDefault="00A031F1" w:rsidP="00A031F1">
      <w:pPr>
        <w:rPr>
          <w:rFonts w:cstheme="minorHAnsi"/>
        </w:rPr>
      </w:pPr>
      <w:r w:rsidRPr="00781FAB">
        <w:rPr>
          <w:rFonts w:cstheme="minorHAnsi"/>
        </w:rPr>
        <w:t xml:space="preserve">    pthread_join(thread_id[5], NULL); </w:t>
      </w:r>
    </w:p>
    <w:p w14:paraId="4DBD0DD2" w14:textId="77777777" w:rsidR="00A031F1" w:rsidRPr="00781FAB" w:rsidRDefault="00A031F1" w:rsidP="00A031F1">
      <w:pPr>
        <w:rPr>
          <w:rFonts w:cstheme="minorHAnsi"/>
        </w:rPr>
      </w:pPr>
      <w:r w:rsidRPr="00781FAB">
        <w:rPr>
          <w:rFonts w:cstheme="minorHAnsi"/>
        </w:rPr>
        <w:t xml:space="preserve">    pthread_join(thread_id[6], NULL); </w:t>
      </w:r>
    </w:p>
    <w:p w14:paraId="68C818C3" w14:textId="77777777" w:rsidR="00A031F1" w:rsidRPr="00781FAB" w:rsidRDefault="00A031F1" w:rsidP="00A031F1">
      <w:pPr>
        <w:rPr>
          <w:rFonts w:cstheme="minorHAnsi"/>
        </w:rPr>
      </w:pPr>
      <w:r w:rsidRPr="00781FAB">
        <w:rPr>
          <w:rFonts w:cstheme="minorHAnsi"/>
        </w:rPr>
        <w:t xml:space="preserve">    pthread_join(thread_id[7], NULL); </w:t>
      </w:r>
    </w:p>
    <w:p w14:paraId="5F6AEB1F" w14:textId="77777777" w:rsidR="00A031F1" w:rsidRPr="00781FAB" w:rsidRDefault="00A031F1" w:rsidP="00A031F1">
      <w:pPr>
        <w:rPr>
          <w:rFonts w:cstheme="minorHAnsi"/>
        </w:rPr>
      </w:pPr>
      <w:r w:rsidRPr="00781FAB">
        <w:rPr>
          <w:rFonts w:cstheme="minorHAnsi"/>
        </w:rPr>
        <w:t xml:space="preserve">    pthread_join(thread_id[8], NULL); </w:t>
      </w:r>
    </w:p>
    <w:p w14:paraId="23CAEEE3" w14:textId="77777777" w:rsidR="00A031F1" w:rsidRPr="00781FAB" w:rsidRDefault="00A031F1" w:rsidP="00A031F1">
      <w:pPr>
        <w:rPr>
          <w:rFonts w:cstheme="minorHAnsi"/>
        </w:rPr>
      </w:pPr>
      <w:r w:rsidRPr="00781FAB">
        <w:rPr>
          <w:rFonts w:cstheme="minorHAnsi"/>
        </w:rPr>
        <w:t xml:space="preserve">    pthread_join(thread_id[9], NULL); </w:t>
      </w:r>
    </w:p>
    <w:p w14:paraId="3B3B4026" w14:textId="77777777" w:rsidR="00A031F1" w:rsidRPr="00781FAB" w:rsidRDefault="00A031F1" w:rsidP="00A031F1">
      <w:pPr>
        <w:rPr>
          <w:rFonts w:cstheme="minorHAnsi"/>
        </w:rPr>
      </w:pPr>
    </w:p>
    <w:p w14:paraId="6B18C8CB" w14:textId="77777777" w:rsidR="00A031F1" w:rsidRPr="00781FAB" w:rsidRDefault="00A031F1" w:rsidP="00A031F1">
      <w:pPr>
        <w:rPr>
          <w:rFonts w:cstheme="minorHAnsi"/>
        </w:rPr>
      </w:pPr>
      <w:r w:rsidRPr="00781FAB">
        <w:rPr>
          <w:rFonts w:cstheme="minorHAnsi"/>
        </w:rPr>
        <w:t xml:space="preserve">    printf("After Thread\n"); </w:t>
      </w:r>
    </w:p>
    <w:p w14:paraId="30DC0F87" w14:textId="77777777" w:rsidR="00A031F1" w:rsidRPr="00781FAB" w:rsidRDefault="00A031F1" w:rsidP="00A031F1">
      <w:pPr>
        <w:rPr>
          <w:rFonts w:cstheme="minorHAnsi"/>
        </w:rPr>
      </w:pPr>
      <w:r w:rsidRPr="00781FAB">
        <w:rPr>
          <w:rFonts w:cstheme="minorHAnsi"/>
        </w:rPr>
        <w:t xml:space="preserve">    return 0; </w:t>
      </w:r>
    </w:p>
    <w:p w14:paraId="054C8A95" w14:textId="77777777" w:rsidR="00A031F1" w:rsidRPr="00781FAB" w:rsidRDefault="00A031F1" w:rsidP="00A031F1">
      <w:pPr>
        <w:rPr>
          <w:rFonts w:cstheme="minorHAnsi"/>
        </w:rPr>
      </w:pPr>
      <w:r w:rsidRPr="00781FAB">
        <w:rPr>
          <w:rFonts w:cstheme="minorHAnsi"/>
        </w:rPr>
        <w:lastRenderedPageBreak/>
        <w:t>}</w:t>
      </w:r>
    </w:p>
    <w:p w14:paraId="646D361E" w14:textId="77777777" w:rsidR="00163AFF" w:rsidRPr="001879A9" w:rsidRDefault="00E36136" w:rsidP="00163AFF">
      <w:pPr>
        <w:keepNext/>
        <w:jc w:val="center"/>
        <w:rPr>
          <w:rFonts w:cstheme="minorHAnsi"/>
        </w:rPr>
      </w:pPr>
      <w:r w:rsidRPr="001879A9">
        <w:rPr>
          <w:rFonts w:cstheme="minorHAnsi"/>
          <w:noProof/>
        </w:rPr>
        <w:drawing>
          <wp:inline distT="0" distB="0" distL="0" distR="0" wp14:anchorId="21E31720" wp14:editId="1FFAF69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CC1FB62" w14:textId="77777777" w:rsidR="004851B1" w:rsidRPr="00781FAB" w:rsidRDefault="00163AFF" w:rsidP="00163AFF">
      <w:pPr>
        <w:pStyle w:val="Caption"/>
        <w:jc w:val="center"/>
        <w:rPr>
          <w:rFonts w:cstheme="minorHAnsi"/>
          <w:i w:val="0"/>
          <w:rPrChange w:id="233" w:author="Microsoft" w:date="2020-04-15T17:12:00Z">
            <w:rPr>
              <w:rFonts w:cstheme="minorHAnsi"/>
            </w:rPr>
          </w:rPrChange>
        </w:rPr>
      </w:pPr>
      <w:r w:rsidRPr="00781FAB">
        <w:rPr>
          <w:rFonts w:cstheme="minorHAnsi"/>
          <w:i w:val="0"/>
          <w:rPrChange w:id="234" w:author="Microsoft" w:date="2020-04-15T17:12:00Z">
            <w:rPr>
              <w:rFonts w:cstheme="minorHAnsi"/>
            </w:rPr>
          </w:rPrChange>
        </w:rPr>
        <w:t xml:space="preserve">Figure </w:t>
      </w:r>
      <w:r w:rsidRPr="00781FAB">
        <w:rPr>
          <w:rFonts w:cstheme="minorHAnsi"/>
          <w:i w:val="0"/>
          <w:rPrChange w:id="235" w:author="Microsoft" w:date="2020-04-15T17:12:00Z">
            <w:rPr>
              <w:rFonts w:cstheme="minorHAnsi"/>
            </w:rPr>
          </w:rPrChange>
        </w:rPr>
        <w:fldChar w:fldCharType="begin"/>
      </w:r>
      <w:r w:rsidRPr="00781FAB">
        <w:rPr>
          <w:rFonts w:cstheme="minorHAnsi"/>
          <w:i w:val="0"/>
          <w:rPrChange w:id="236" w:author="Microsoft" w:date="2020-04-15T17:12:00Z">
            <w:rPr>
              <w:rFonts w:cstheme="minorHAnsi"/>
            </w:rPr>
          </w:rPrChange>
        </w:rPr>
        <w:instrText xml:space="preserve"> SEQ Figure \* ARABIC </w:instrText>
      </w:r>
      <w:r w:rsidRPr="00781FAB">
        <w:rPr>
          <w:rFonts w:cstheme="minorHAnsi"/>
          <w:i w:val="0"/>
          <w:rPrChange w:id="237" w:author="Microsoft" w:date="2020-04-15T17:12:00Z">
            <w:rPr>
              <w:rFonts w:cstheme="minorHAnsi"/>
            </w:rPr>
          </w:rPrChange>
        </w:rPr>
        <w:fldChar w:fldCharType="separate"/>
      </w:r>
      <w:ins w:id="238" w:author="Microsoft" w:date="2020-04-15T17:35:00Z">
        <w:r w:rsidR="007F0C28">
          <w:rPr>
            <w:rFonts w:cstheme="minorHAnsi"/>
            <w:i w:val="0"/>
            <w:noProof/>
          </w:rPr>
          <w:t>3</w:t>
        </w:r>
      </w:ins>
      <w:del w:id="239" w:author="Microsoft" w:date="2020-04-14T19:16:00Z">
        <w:r w:rsidR="007B5422" w:rsidRPr="00781FAB" w:rsidDel="00A040DB">
          <w:rPr>
            <w:rFonts w:cstheme="minorHAnsi"/>
            <w:i w:val="0"/>
            <w:noProof/>
            <w:rPrChange w:id="240" w:author="Microsoft" w:date="2020-04-15T17:12:00Z">
              <w:rPr>
                <w:rFonts w:cstheme="minorHAnsi"/>
                <w:noProof/>
              </w:rPr>
            </w:rPrChange>
          </w:rPr>
          <w:delText>3</w:delText>
        </w:r>
      </w:del>
      <w:r w:rsidRPr="00781FAB">
        <w:rPr>
          <w:rFonts w:cstheme="minorHAnsi"/>
          <w:i w:val="0"/>
          <w:rPrChange w:id="241" w:author="Microsoft" w:date="2020-04-15T17:12:00Z">
            <w:rPr>
              <w:rFonts w:cstheme="minorHAnsi"/>
            </w:rPr>
          </w:rPrChange>
        </w:rPr>
        <w:fldChar w:fldCharType="end"/>
      </w:r>
      <w:r w:rsidRPr="00781FAB">
        <w:rPr>
          <w:rFonts w:cstheme="minorHAnsi"/>
          <w:i w:val="0"/>
          <w:rPrChange w:id="242" w:author="Microsoft" w:date="2020-04-15T17:12:00Z">
            <w:rPr>
              <w:rFonts w:cstheme="minorHAnsi"/>
            </w:rPr>
          </w:rPrChange>
        </w:rPr>
        <w:t>: Race condition</w:t>
      </w:r>
    </w:p>
    <w:p w14:paraId="3F86E724" w14:textId="355E317C" w:rsidR="00CD5400" w:rsidRPr="00FC394D" w:rsidRDefault="00163AFF">
      <w:pPr>
        <w:jc w:val="both"/>
        <w:rPr>
          <w:rFonts w:cstheme="minorHAnsi"/>
        </w:rPr>
        <w:pPrChange w:id="243" w:author="Microsoft" w:date="2020-04-16T16:16:00Z">
          <w:pPr/>
        </w:pPrChange>
      </w:pPr>
      <w:r w:rsidRPr="00781FAB">
        <w:rPr>
          <w:rFonts w:cstheme="minorHAnsi"/>
        </w:rPr>
        <w:t>If you can see in figure 3 just for single change of wait f</w:t>
      </w:r>
      <w:r w:rsidRPr="0026078C">
        <w:rPr>
          <w:rFonts w:cstheme="minorHAnsi"/>
        </w:rPr>
        <w:t>unction all the threads have been started and confusion arises which thread is created because at last it tells thread 10 has been multiple number of times.</w:t>
      </w:r>
      <w:r w:rsidR="00150C21" w:rsidRPr="007F0C28">
        <w:rPr>
          <w:rFonts w:cstheme="minorHAnsi"/>
        </w:rPr>
        <w:t xml:space="preserve"> So, here is where we need a synchronization mechanisms.</w:t>
      </w:r>
      <w:r w:rsidRPr="00D55598">
        <w:rPr>
          <w:rFonts w:cstheme="minorHAnsi"/>
        </w:rPr>
        <w:t xml:space="preserve"> </w:t>
      </w:r>
    </w:p>
    <w:p w14:paraId="4A59757D" w14:textId="77777777" w:rsidR="00B84C29" w:rsidRPr="00781FAB" w:rsidRDefault="00B84C29">
      <w:pPr>
        <w:jc w:val="both"/>
        <w:rPr>
          <w:ins w:id="244" w:author="Microsoft" w:date="2020-04-10T20:00:00Z"/>
          <w:rFonts w:cstheme="minorHAnsi"/>
          <w:b/>
          <w:sz w:val="24"/>
          <w:szCs w:val="24"/>
        </w:rPr>
        <w:pPrChange w:id="245" w:author="Microsoft" w:date="2020-04-16T16:16:00Z">
          <w:pPr/>
        </w:pPrChange>
      </w:pPr>
      <w:commentRangeStart w:id="246"/>
      <w:r w:rsidRPr="00FC394D">
        <w:rPr>
          <w:rFonts w:cstheme="minorHAnsi"/>
          <w:b/>
          <w:sz w:val="24"/>
          <w:szCs w:val="24"/>
        </w:rPr>
        <w:t>Synchronization mechanisms:</w:t>
      </w:r>
      <w:commentRangeEnd w:id="246"/>
      <w:r w:rsidR="00DD08EA" w:rsidRPr="00781FAB">
        <w:rPr>
          <w:rStyle w:val="CommentReference"/>
          <w:rFonts w:cstheme="minorHAnsi"/>
        </w:rPr>
        <w:commentReference w:id="246"/>
      </w:r>
    </w:p>
    <w:p w14:paraId="799D40FA" w14:textId="4F9049D2" w:rsidR="00CD5400" w:rsidRPr="007F0C28" w:rsidRDefault="00CD5400">
      <w:pPr>
        <w:jc w:val="both"/>
        <w:rPr>
          <w:ins w:id="247" w:author="Microsoft" w:date="2020-04-10T20:00:00Z"/>
          <w:rFonts w:cstheme="minorHAnsi"/>
          <w:b/>
          <w:sz w:val="24"/>
          <w:szCs w:val="24"/>
        </w:rPr>
        <w:pPrChange w:id="248" w:author="Microsoft" w:date="2020-04-16T16:16:00Z">
          <w:pPr/>
        </w:pPrChange>
      </w:pPr>
      <w:ins w:id="249" w:author="Microsoft" w:date="2020-04-10T20:00:00Z">
        <w:r w:rsidRPr="0026078C">
          <w:rPr>
            <w:rFonts w:cstheme="minorHAnsi"/>
            <w:b/>
            <w:sz w:val="24"/>
            <w:szCs w:val="24"/>
          </w:rPr>
          <w:t>What is synch</w:t>
        </w:r>
        <w:r w:rsidRPr="007F0C28">
          <w:rPr>
            <w:rFonts w:cstheme="minorHAnsi"/>
            <w:b/>
            <w:sz w:val="24"/>
            <w:szCs w:val="24"/>
          </w:rPr>
          <w:t>ronization mechanism?</w:t>
        </w:r>
      </w:ins>
    </w:p>
    <w:p w14:paraId="20D2BC58" w14:textId="5729BD57" w:rsidR="00CD5400" w:rsidRPr="00781FAB" w:rsidRDefault="008C150D">
      <w:pPr>
        <w:jc w:val="both"/>
        <w:rPr>
          <w:rFonts w:cstheme="minorHAnsi"/>
          <w:sz w:val="24"/>
          <w:szCs w:val="24"/>
          <w:rPrChange w:id="250" w:author="Microsoft" w:date="2020-04-15T17:12:00Z">
            <w:rPr>
              <w:rFonts w:cstheme="minorHAnsi"/>
              <w:b/>
              <w:sz w:val="24"/>
              <w:szCs w:val="24"/>
            </w:rPr>
          </w:rPrChange>
        </w:rPr>
        <w:pPrChange w:id="251" w:author="Microsoft" w:date="2020-04-16T16:16:00Z">
          <w:pPr/>
        </w:pPrChange>
      </w:pPr>
      <w:ins w:id="252" w:author="Microsoft" w:date="2020-04-10T20:08:00Z">
        <w:r w:rsidRPr="00781FAB">
          <w:rPr>
            <w:rFonts w:cstheme="minorHAnsi"/>
            <w:sz w:val="24"/>
            <w:szCs w:val="24"/>
            <w:rPrChange w:id="253" w:author="Microsoft" w:date="2020-04-15T17:12:00Z">
              <w:rPr>
                <w:rFonts w:cstheme="minorHAnsi"/>
                <w:b/>
                <w:sz w:val="24"/>
                <w:szCs w:val="24"/>
              </w:rPr>
            </w:rPrChange>
          </w:rPr>
          <w:t xml:space="preserve">A mechanism which has a lock and unlock or </w:t>
        </w:r>
        <w:r w:rsidRPr="00781FAB">
          <w:rPr>
            <w:rFonts w:cstheme="minorHAnsi"/>
            <w:sz w:val="24"/>
            <w:szCs w:val="24"/>
          </w:rPr>
          <w:t>wait and release feature that can produce a desired or human understandable</w:t>
        </w:r>
      </w:ins>
      <w:ins w:id="254" w:author="Microsoft" w:date="2020-04-10T20:10:00Z">
        <w:r w:rsidRPr="0026078C">
          <w:rPr>
            <w:rFonts w:cstheme="minorHAnsi"/>
            <w:sz w:val="24"/>
            <w:szCs w:val="24"/>
          </w:rPr>
          <w:t xml:space="preserve"> output is called as synchronization mechanism.</w:t>
        </w:r>
      </w:ins>
      <w:ins w:id="255" w:author="Microsoft" w:date="2020-04-10T20:11:00Z">
        <w:r w:rsidR="00BC162F" w:rsidRPr="007F0C28">
          <w:rPr>
            <w:rFonts w:cstheme="minorHAnsi"/>
            <w:sz w:val="24"/>
            <w:szCs w:val="24"/>
          </w:rPr>
          <w:t xml:space="preserve"> This</w:t>
        </w:r>
        <w:r w:rsidRPr="00D55598">
          <w:rPr>
            <w:rFonts w:cstheme="minorHAnsi"/>
            <w:sz w:val="24"/>
            <w:szCs w:val="24"/>
          </w:rPr>
          <w:t xml:space="preserve"> is achievable by allowing only one thread to access the critica</w:t>
        </w:r>
        <w:r w:rsidRPr="00FC394D">
          <w:rPr>
            <w:rFonts w:cstheme="minorHAnsi"/>
            <w:sz w:val="24"/>
            <w:szCs w:val="24"/>
          </w:rPr>
          <w:t>l section at a time</w:t>
        </w:r>
      </w:ins>
      <w:ins w:id="256" w:author="Microsoft" w:date="2020-04-11T09:53:00Z">
        <w:r w:rsidR="00BC162F" w:rsidRPr="00FC394D">
          <w:rPr>
            <w:rFonts w:cstheme="minorHAnsi"/>
            <w:sz w:val="24"/>
            <w:szCs w:val="24"/>
          </w:rPr>
          <w:t xml:space="preserve"> instance</w:t>
        </w:r>
      </w:ins>
      <w:ins w:id="257" w:author="Microsoft" w:date="2020-04-10T20:11:00Z">
        <w:r w:rsidRPr="006274E9">
          <w:rPr>
            <w:rFonts w:cstheme="minorHAnsi"/>
            <w:sz w:val="24"/>
            <w:szCs w:val="24"/>
          </w:rPr>
          <w:t>.</w:t>
        </w:r>
      </w:ins>
      <w:ins w:id="258" w:author="Microsoft" w:date="2020-04-10T20:08:00Z">
        <w:r w:rsidRPr="00D604D6">
          <w:rPr>
            <w:rFonts w:cstheme="minorHAnsi"/>
            <w:sz w:val="24"/>
            <w:szCs w:val="24"/>
          </w:rPr>
          <w:t xml:space="preserve"> </w:t>
        </w:r>
        <w:r w:rsidRPr="00781FAB">
          <w:rPr>
            <w:rFonts w:cstheme="minorHAnsi"/>
            <w:sz w:val="24"/>
            <w:szCs w:val="24"/>
            <w:rPrChange w:id="259" w:author="Microsoft" w:date="2020-04-15T17:12:00Z">
              <w:rPr>
                <w:rFonts w:cstheme="minorHAnsi"/>
                <w:b/>
                <w:sz w:val="24"/>
                <w:szCs w:val="24"/>
              </w:rPr>
            </w:rPrChange>
          </w:rPr>
          <w:t xml:space="preserve"> </w:t>
        </w:r>
      </w:ins>
    </w:p>
    <w:p w14:paraId="64FD21DC" w14:textId="77777777" w:rsidR="00CD3550" w:rsidRPr="00781FAB" w:rsidRDefault="00CD3550">
      <w:pPr>
        <w:ind w:firstLine="720"/>
        <w:jc w:val="both"/>
        <w:rPr>
          <w:rFonts w:cstheme="minorHAnsi"/>
          <w:b/>
          <w:sz w:val="24"/>
          <w:szCs w:val="24"/>
        </w:rPr>
        <w:pPrChange w:id="260" w:author="Microsoft" w:date="2020-04-16T16:16:00Z">
          <w:pPr>
            <w:ind w:firstLine="720"/>
          </w:pPr>
        </w:pPrChange>
      </w:pPr>
      <w:r w:rsidRPr="00781FAB">
        <w:rPr>
          <w:rFonts w:cstheme="minorHAnsi"/>
          <w:b/>
          <w:sz w:val="24"/>
          <w:szCs w:val="24"/>
        </w:rPr>
        <w:t>Why we need synchronization mechanism and what this can do?</w:t>
      </w:r>
    </w:p>
    <w:p w14:paraId="5E08F2E0" w14:textId="77777777" w:rsidR="00CD3550" w:rsidRPr="00D55598" w:rsidRDefault="00CD3550">
      <w:pPr>
        <w:ind w:left="720"/>
        <w:jc w:val="both"/>
        <w:rPr>
          <w:ins w:id="261" w:author="Microsoft" w:date="2020-04-10T20:12:00Z"/>
          <w:rFonts w:cstheme="minorHAnsi"/>
          <w:sz w:val="24"/>
          <w:szCs w:val="24"/>
        </w:rPr>
        <w:pPrChange w:id="262" w:author="Microsoft" w:date="2020-04-16T16:16:00Z">
          <w:pPr>
            <w:ind w:left="720"/>
          </w:pPr>
        </w:pPrChange>
      </w:pPr>
      <w:r w:rsidRPr="0026078C">
        <w:rPr>
          <w:rFonts w:cstheme="minorHAnsi"/>
          <w:sz w:val="24"/>
          <w:szCs w:val="24"/>
        </w:rPr>
        <w:t>When the system goes into race condition because of multiple threads accessing critical section the execution process may become tedious for the machine. So, to avo</w:t>
      </w:r>
      <w:r w:rsidRPr="007F0C28">
        <w:rPr>
          <w:rFonts w:cstheme="minorHAnsi"/>
          <w:sz w:val="24"/>
          <w:szCs w:val="24"/>
        </w:rPr>
        <w:t>id this synchronization mechanism was introduced. The synchronization mechanism allows only one thread at a time, if one thread acquires the critical section it makes the other threads to wait till it completes the whole process.</w:t>
      </w:r>
    </w:p>
    <w:p w14:paraId="6038DA06" w14:textId="23ED83C3" w:rsidR="00D33877" w:rsidRPr="00781FAB" w:rsidDel="0059191E" w:rsidRDefault="00D33877">
      <w:pPr>
        <w:jc w:val="both"/>
        <w:rPr>
          <w:del w:id="263" w:author="Microsoft" w:date="2020-04-10T20:12:00Z"/>
          <w:rFonts w:cstheme="minorHAnsi"/>
          <w:b/>
          <w:sz w:val="24"/>
          <w:szCs w:val="24"/>
        </w:rPr>
        <w:pPrChange w:id="264" w:author="Microsoft" w:date="2020-04-16T16:16:00Z">
          <w:pPr>
            <w:ind w:left="720"/>
          </w:pPr>
        </w:pPrChange>
      </w:pPr>
      <w:ins w:id="265" w:author="Microsoft" w:date="2020-04-10T20:12:00Z">
        <w:r w:rsidRPr="00781FAB">
          <w:rPr>
            <w:rFonts w:cstheme="minorHAnsi"/>
            <w:b/>
            <w:sz w:val="24"/>
            <w:szCs w:val="24"/>
            <w:rPrChange w:id="266" w:author="Microsoft" w:date="2020-04-15T17:12:00Z">
              <w:rPr>
                <w:rFonts w:cstheme="minorHAnsi"/>
                <w:sz w:val="24"/>
                <w:szCs w:val="24"/>
              </w:rPr>
            </w:rPrChange>
          </w:rPr>
          <w:t>What is the relation between synchronization and mutual exclusion?</w:t>
        </w:r>
      </w:ins>
    </w:p>
    <w:p w14:paraId="7C1C8495" w14:textId="01DAE67D" w:rsidR="0059191E" w:rsidRPr="0026078C" w:rsidRDefault="0059191E">
      <w:pPr>
        <w:jc w:val="both"/>
        <w:rPr>
          <w:ins w:id="267" w:author="Microsoft" w:date="2020-04-11T09:57:00Z"/>
          <w:rFonts w:cstheme="minorHAnsi"/>
          <w:sz w:val="24"/>
          <w:szCs w:val="24"/>
        </w:rPr>
        <w:pPrChange w:id="268" w:author="Microsoft" w:date="2020-04-16T16:16:00Z">
          <w:pPr>
            <w:ind w:left="720"/>
          </w:pPr>
        </w:pPrChange>
      </w:pPr>
      <w:ins w:id="269" w:author="Microsoft" w:date="2020-04-11T09:13:00Z">
        <w:r w:rsidRPr="00781FAB">
          <w:rPr>
            <w:rFonts w:cstheme="minorHAnsi"/>
            <w:sz w:val="24"/>
            <w:szCs w:val="24"/>
            <w:rPrChange w:id="270" w:author="Microsoft" w:date="2020-04-15T17:12:00Z">
              <w:rPr>
                <w:rFonts w:cstheme="minorHAnsi"/>
                <w:b/>
                <w:sz w:val="24"/>
                <w:szCs w:val="24"/>
              </w:rPr>
            </w:rPrChange>
          </w:rPr>
          <w:t xml:space="preserve">Mutual exclusion deals </w:t>
        </w:r>
        <w:r w:rsidRPr="00781FAB">
          <w:rPr>
            <w:rFonts w:cstheme="minorHAnsi"/>
            <w:sz w:val="24"/>
            <w:szCs w:val="24"/>
          </w:rPr>
          <w:t xml:space="preserve">with </w:t>
        </w:r>
      </w:ins>
      <w:ins w:id="271" w:author="Microsoft" w:date="2020-04-11T09:15:00Z">
        <w:r w:rsidRPr="00781FAB">
          <w:rPr>
            <w:rFonts w:cstheme="minorHAnsi"/>
            <w:sz w:val="24"/>
            <w:szCs w:val="24"/>
            <w:rPrChange w:id="272" w:author="Microsoft" w:date="2020-04-15T17:12:00Z">
              <w:rPr/>
            </w:rPrChange>
          </w:rPr>
          <w:t>at any time there is not more than one process in its critical section</w:t>
        </w:r>
      </w:ins>
      <w:ins w:id="273" w:author="Microsoft" w:date="2020-04-11T09:16:00Z">
        <w:r w:rsidR="003A28E4" w:rsidRPr="00781FAB">
          <w:rPr>
            <w:rFonts w:cstheme="minorHAnsi"/>
            <w:sz w:val="24"/>
            <w:szCs w:val="24"/>
          </w:rPr>
          <w:t xml:space="preserve">. </w:t>
        </w:r>
        <w:r w:rsidR="003A28E4" w:rsidRPr="00781FAB">
          <w:rPr>
            <w:rFonts w:cstheme="minorHAnsi"/>
            <w:sz w:val="24"/>
            <w:szCs w:val="24"/>
            <w:rPrChange w:id="274" w:author="Microsoft" w:date="2020-04-15T17:12:00Z">
              <w:rPr/>
            </w:rPrChange>
          </w:rPr>
          <w:t>No process is allowed to enter its critical section, when there is already another process in its critical section</w:t>
        </w:r>
      </w:ins>
      <w:ins w:id="275" w:author="Microsoft" w:date="2020-04-11T09:57:00Z">
        <w:r w:rsidR="002A0190" w:rsidRPr="00781FAB">
          <w:rPr>
            <w:rFonts w:cstheme="minorHAnsi"/>
            <w:sz w:val="24"/>
            <w:szCs w:val="24"/>
          </w:rPr>
          <w:t>.</w:t>
        </w:r>
      </w:ins>
    </w:p>
    <w:p w14:paraId="529CC3DE" w14:textId="7CD9B211" w:rsidR="002A0190" w:rsidRPr="00781FAB" w:rsidRDefault="002A0190">
      <w:pPr>
        <w:jc w:val="both"/>
        <w:rPr>
          <w:ins w:id="276" w:author="Microsoft" w:date="2020-04-11T09:13:00Z"/>
          <w:rFonts w:cstheme="minorHAnsi"/>
          <w:color w:val="222222"/>
          <w:sz w:val="24"/>
          <w:szCs w:val="24"/>
          <w:shd w:val="clear" w:color="auto" w:fill="FFFFFF"/>
          <w:rPrChange w:id="277" w:author="Microsoft" w:date="2020-04-15T17:12:00Z">
            <w:rPr>
              <w:ins w:id="278" w:author="Microsoft" w:date="2020-04-11T09:13:00Z"/>
              <w:rFonts w:cstheme="minorHAnsi"/>
              <w:b/>
              <w:sz w:val="24"/>
              <w:szCs w:val="24"/>
            </w:rPr>
          </w:rPrChange>
        </w:rPr>
        <w:pPrChange w:id="279" w:author="Microsoft" w:date="2020-04-16T16:16:00Z">
          <w:pPr>
            <w:ind w:left="720"/>
          </w:pPr>
        </w:pPrChange>
      </w:pPr>
      <w:ins w:id="280" w:author="Microsoft" w:date="2020-04-11T09:57:00Z">
        <w:r w:rsidRPr="00781FAB">
          <w:rPr>
            <w:rFonts w:cstheme="minorHAnsi"/>
            <w:color w:val="222222"/>
            <w:sz w:val="24"/>
            <w:szCs w:val="24"/>
            <w:shd w:val="clear" w:color="auto" w:fill="FFFFFF"/>
            <w:rPrChange w:id="281" w:author="Microsoft" w:date="2020-04-15T17:12:00Z">
              <w:rPr>
                <w:rFonts w:ascii="Arial" w:hAnsi="Arial" w:cs="Arial"/>
                <w:color w:val="222222"/>
                <w:shd w:val="clear" w:color="auto" w:fill="FFFFFF"/>
              </w:rPr>
            </w:rPrChange>
          </w:rPr>
          <w:t xml:space="preserve">At times when more than one thread try to access a shared resource, we need to ensure that resource will be used by only one thread at a time. The process by which this is achieved is </w:t>
        </w:r>
        <w:r w:rsidRPr="00781FAB">
          <w:rPr>
            <w:rFonts w:cstheme="minorHAnsi"/>
            <w:color w:val="222222"/>
            <w:sz w:val="24"/>
            <w:szCs w:val="24"/>
            <w:shd w:val="clear" w:color="auto" w:fill="FFFFFF"/>
            <w:rPrChange w:id="282" w:author="Microsoft" w:date="2020-04-15T17:12:00Z">
              <w:rPr>
                <w:rFonts w:ascii="Arial" w:hAnsi="Arial" w:cs="Arial"/>
                <w:color w:val="222222"/>
                <w:shd w:val="clear" w:color="auto" w:fill="FFFFFF"/>
              </w:rPr>
            </w:rPrChange>
          </w:rPr>
          <w:lastRenderedPageBreak/>
          <w:t>called </w:t>
        </w:r>
        <w:r w:rsidRPr="00781FAB">
          <w:rPr>
            <w:rFonts w:cstheme="minorHAnsi"/>
            <w:bCs/>
            <w:color w:val="222222"/>
            <w:sz w:val="24"/>
            <w:szCs w:val="24"/>
            <w:shd w:val="clear" w:color="auto" w:fill="FFFFFF"/>
            <w:rPrChange w:id="283" w:author="Microsoft" w:date="2020-04-15T17:12:00Z">
              <w:rPr>
                <w:rFonts w:ascii="Arial" w:hAnsi="Arial" w:cs="Arial"/>
                <w:b/>
                <w:bCs/>
                <w:color w:val="222222"/>
                <w:shd w:val="clear" w:color="auto" w:fill="FFFFFF"/>
              </w:rPr>
            </w:rPrChange>
          </w:rPr>
          <w:t>synchronization</w:t>
        </w:r>
        <w:r w:rsidRPr="00781FAB">
          <w:rPr>
            <w:rFonts w:cstheme="minorHAnsi"/>
            <w:color w:val="222222"/>
            <w:sz w:val="24"/>
            <w:szCs w:val="24"/>
            <w:shd w:val="clear" w:color="auto" w:fill="FFFFFF"/>
            <w:rPrChange w:id="284" w:author="Microsoft" w:date="2020-04-15T17:12:00Z">
              <w:rPr>
                <w:rFonts w:ascii="Arial" w:hAnsi="Arial" w:cs="Arial"/>
                <w:color w:val="222222"/>
                <w:shd w:val="clear" w:color="auto" w:fill="FFFFFF"/>
              </w:rPr>
            </w:rPrChange>
          </w:rPr>
          <w:t>.</w:t>
        </w:r>
      </w:ins>
      <w:ins w:id="285" w:author="Microsoft" w:date="2020-04-11T09:58:00Z">
        <w:r w:rsidRPr="00781FAB">
          <w:rPr>
            <w:rFonts w:cstheme="minorHAnsi"/>
            <w:color w:val="222222"/>
            <w:sz w:val="24"/>
            <w:szCs w:val="24"/>
            <w:shd w:val="clear" w:color="auto" w:fill="FFFFFF"/>
          </w:rPr>
          <w:t xml:space="preserve"> There are many methods to achieve this synchron</w:t>
        </w:r>
        <w:r w:rsidRPr="0026078C">
          <w:rPr>
            <w:rFonts w:cstheme="minorHAnsi"/>
            <w:color w:val="222222"/>
            <w:sz w:val="24"/>
            <w:szCs w:val="24"/>
            <w:shd w:val="clear" w:color="auto" w:fill="FFFFFF"/>
          </w:rPr>
          <w:t>ization so one among that is mutual exclusion.</w:t>
        </w:r>
      </w:ins>
    </w:p>
    <w:p w14:paraId="69E49CCA" w14:textId="77777777" w:rsidR="00D33877" w:rsidRPr="00781FAB" w:rsidRDefault="00D33877">
      <w:pPr>
        <w:jc w:val="both"/>
        <w:rPr>
          <w:ins w:id="286" w:author="Microsoft" w:date="2020-04-10T20:13:00Z"/>
          <w:rFonts w:cstheme="minorHAnsi"/>
          <w:b/>
          <w:sz w:val="24"/>
          <w:szCs w:val="24"/>
          <w:rPrChange w:id="287" w:author="Microsoft" w:date="2020-04-15T17:12:00Z">
            <w:rPr>
              <w:ins w:id="288" w:author="Microsoft" w:date="2020-04-10T20:13:00Z"/>
              <w:rFonts w:cstheme="minorHAnsi"/>
              <w:sz w:val="24"/>
              <w:szCs w:val="24"/>
            </w:rPr>
          </w:rPrChange>
        </w:rPr>
        <w:pPrChange w:id="289" w:author="Microsoft" w:date="2020-04-16T16:16:00Z">
          <w:pPr>
            <w:ind w:left="720"/>
          </w:pPr>
        </w:pPrChange>
      </w:pPr>
    </w:p>
    <w:p w14:paraId="185A622E" w14:textId="77777777" w:rsidR="00150C21" w:rsidRPr="00781FAB" w:rsidRDefault="00150C21">
      <w:pPr>
        <w:jc w:val="both"/>
        <w:rPr>
          <w:rFonts w:cstheme="minorHAnsi"/>
          <w:sz w:val="24"/>
          <w:szCs w:val="24"/>
        </w:rPr>
        <w:pPrChange w:id="290" w:author="Microsoft" w:date="2020-04-16T16:16:00Z">
          <w:pPr/>
        </w:pPrChange>
      </w:pPr>
      <w:r w:rsidRPr="00781FAB">
        <w:rPr>
          <w:rFonts w:cstheme="minorHAnsi"/>
          <w:sz w:val="24"/>
          <w:szCs w:val="24"/>
        </w:rPr>
        <w:t>There are different synchronization mechanisms in C multithreading namely,</w:t>
      </w:r>
    </w:p>
    <w:p w14:paraId="5E753A47" w14:textId="77777777" w:rsidR="00463EAE" w:rsidRPr="00FC394D" w:rsidRDefault="00BF0343">
      <w:pPr>
        <w:pStyle w:val="ListParagraph"/>
        <w:numPr>
          <w:ilvl w:val="0"/>
          <w:numId w:val="7"/>
        </w:numPr>
        <w:ind w:left="0" w:firstLine="360"/>
        <w:jc w:val="both"/>
        <w:rPr>
          <w:rFonts w:cstheme="minorHAnsi"/>
          <w:sz w:val="24"/>
          <w:szCs w:val="24"/>
        </w:rPr>
        <w:pPrChange w:id="291" w:author="Microsoft" w:date="2020-04-16T16:16:00Z">
          <w:pPr>
            <w:pStyle w:val="ListParagraph"/>
            <w:numPr>
              <w:numId w:val="7"/>
            </w:numPr>
            <w:tabs>
              <w:tab w:val="num" w:pos="720"/>
            </w:tabs>
            <w:ind w:left="0" w:firstLine="360"/>
          </w:pPr>
        </w:pPrChange>
      </w:pPr>
      <w:r w:rsidRPr="0026078C">
        <w:rPr>
          <w:rFonts w:cstheme="minorHAnsi"/>
          <w:sz w:val="24"/>
          <w:szCs w:val="24"/>
        </w:rPr>
        <w:t xml:space="preserve">Mutex (Mutual Exclusion). </w:t>
      </w:r>
      <w:r w:rsidR="008B774F" w:rsidRPr="00D55598">
        <w:rPr>
          <w:rFonts w:cstheme="minorHAnsi"/>
          <w:sz w:val="24"/>
          <w:szCs w:val="24"/>
        </w:rPr>
        <w:t>– This is a lock and release mechanism</w:t>
      </w:r>
      <w:r w:rsidR="00A07989" w:rsidRPr="00FC394D">
        <w:rPr>
          <w:rFonts w:cstheme="minorHAnsi"/>
          <w:sz w:val="24"/>
          <w:szCs w:val="24"/>
        </w:rPr>
        <w:t>.</w:t>
      </w:r>
    </w:p>
    <w:p w14:paraId="52499F24" w14:textId="08DD4EEE" w:rsidR="00BF0343" w:rsidRPr="001879A9" w:rsidRDefault="00BF0343">
      <w:pPr>
        <w:pStyle w:val="ListParagraph"/>
        <w:numPr>
          <w:ilvl w:val="0"/>
          <w:numId w:val="7"/>
        </w:numPr>
        <w:jc w:val="both"/>
        <w:rPr>
          <w:rFonts w:cstheme="minorHAnsi"/>
          <w:sz w:val="24"/>
          <w:szCs w:val="24"/>
        </w:rPr>
        <w:pPrChange w:id="292" w:author="Microsoft" w:date="2020-04-16T16:16:00Z">
          <w:pPr>
            <w:pStyle w:val="ListParagraph"/>
            <w:numPr>
              <w:numId w:val="7"/>
            </w:numPr>
            <w:tabs>
              <w:tab w:val="num" w:pos="720"/>
            </w:tabs>
            <w:ind w:hanging="360"/>
          </w:pPr>
        </w:pPrChange>
      </w:pPr>
      <w:r w:rsidRPr="006274E9">
        <w:rPr>
          <w:rFonts w:cstheme="minorHAnsi"/>
          <w:sz w:val="24"/>
          <w:szCs w:val="24"/>
        </w:rPr>
        <w:t>Semaphores</w:t>
      </w:r>
      <w:r w:rsidR="00C04761" w:rsidRPr="00D604D6">
        <w:rPr>
          <w:rFonts w:cstheme="minorHAnsi"/>
          <w:sz w:val="24"/>
          <w:szCs w:val="24"/>
        </w:rPr>
        <w:t xml:space="preserve"> – It follows a wait and release algorithm</w:t>
      </w:r>
      <w:r w:rsidR="004A5E72" w:rsidRPr="00D604D6">
        <w:rPr>
          <w:rFonts w:cstheme="minorHAnsi"/>
          <w:sz w:val="24"/>
          <w:szCs w:val="24"/>
        </w:rPr>
        <w:t>. Types are bin</w:t>
      </w:r>
      <w:r w:rsidR="004A5E72" w:rsidRPr="00E577F9">
        <w:rPr>
          <w:rFonts w:cstheme="minorHAnsi"/>
          <w:sz w:val="24"/>
          <w:szCs w:val="24"/>
        </w:rPr>
        <w:t>ary semaphore and counting semaphore.</w:t>
      </w:r>
      <w:ins w:id="293" w:author="Microsoft" w:date="2020-04-11T12:07:00Z">
        <w:r w:rsidR="009037FB" w:rsidRPr="001879A9">
          <w:rPr>
            <w:rFonts w:cstheme="minorHAnsi"/>
            <w:sz w:val="24"/>
            <w:szCs w:val="24"/>
          </w:rPr>
          <w:t xml:space="preserve"> This is also one type of mutual exclusion.</w:t>
        </w:r>
      </w:ins>
    </w:p>
    <w:p w14:paraId="6D6B10C0" w14:textId="57127315" w:rsidR="004A5E72" w:rsidRPr="0026078C" w:rsidDel="00E90D89" w:rsidRDefault="00C04761">
      <w:pPr>
        <w:pStyle w:val="ListParagraph"/>
        <w:numPr>
          <w:ilvl w:val="0"/>
          <w:numId w:val="7"/>
        </w:numPr>
        <w:jc w:val="both"/>
        <w:rPr>
          <w:del w:id="294" w:author="Microsoft" w:date="2020-04-11T09:59:00Z"/>
          <w:rFonts w:cstheme="minorHAnsi"/>
          <w:sz w:val="24"/>
          <w:szCs w:val="24"/>
        </w:rPr>
        <w:pPrChange w:id="295" w:author="Microsoft" w:date="2020-04-16T16:16:00Z">
          <w:pPr>
            <w:pStyle w:val="ListParagraph"/>
            <w:numPr>
              <w:numId w:val="7"/>
            </w:numPr>
            <w:tabs>
              <w:tab w:val="num" w:pos="720"/>
            </w:tabs>
            <w:ind w:hanging="360"/>
          </w:pPr>
        </w:pPrChange>
      </w:pPr>
      <w:commentRangeStart w:id="296"/>
      <w:r w:rsidRPr="001879A9">
        <w:rPr>
          <w:rFonts w:cstheme="minorHAnsi"/>
          <w:sz w:val="24"/>
          <w:szCs w:val="24"/>
        </w:rPr>
        <w:t>Condition variables</w:t>
      </w:r>
      <w:commentRangeEnd w:id="296"/>
      <w:r w:rsidR="00DD08EA" w:rsidRPr="001879A9">
        <w:rPr>
          <w:rStyle w:val="CommentReference"/>
          <w:rFonts w:cstheme="minorHAnsi"/>
        </w:rPr>
        <w:commentReference w:id="296"/>
      </w:r>
      <w:ins w:id="297" w:author="Microsoft" w:date="2020-04-11T10:01:00Z">
        <w:r w:rsidR="00E90D89" w:rsidRPr="001879A9">
          <w:rPr>
            <w:rFonts w:cstheme="minorHAnsi"/>
            <w:sz w:val="24"/>
            <w:szCs w:val="24"/>
          </w:rPr>
          <w:t xml:space="preserve">- </w:t>
        </w:r>
        <w:r w:rsidR="00E90D89" w:rsidRPr="00781FAB">
          <w:rPr>
            <w:rFonts w:cstheme="minorHAnsi"/>
            <w:sz w:val="24"/>
            <w:szCs w:val="24"/>
            <w:shd w:val="clear" w:color="auto" w:fill="FFFFFF"/>
            <w:rPrChange w:id="298" w:author="Microsoft" w:date="2020-04-15T17:12:00Z">
              <w:rPr>
                <w:rFonts w:ascii="Arial" w:hAnsi="Arial" w:cs="Arial"/>
                <w:shd w:val="clear" w:color="auto" w:fill="FFFFFF"/>
              </w:rPr>
            </w:rPrChange>
          </w:rPr>
          <w:t>When you want to sleep a thread, condition variable can be used. In C under Linux, there is a function pthread_cond_wait() to wait or sleep.</w:t>
        </w:r>
        <w:r w:rsidR="00E90D89" w:rsidRPr="00781FAB">
          <w:rPr>
            <w:rFonts w:cstheme="minorHAnsi"/>
            <w:sz w:val="24"/>
            <w:szCs w:val="24"/>
            <w:rPrChange w:id="299" w:author="Microsoft" w:date="2020-04-15T17:12:00Z">
              <w:rPr>
                <w:rFonts w:ascii="Arial" w:hAnsi="Arial" w:cs="Arial"/>
              </w:rPr>
            </w:rPrChange>
          </w:rPr>
          <w:br/>
        </w:r>
        <w:r w:rsidR="00E90D89" w:rsidRPr="00781FAB">
          <w:rPr>
            <w:rFonts w:cstheme="minorHAnsi"/>
            <w:sz w:val="24"/>
            <w:szCs w:val="24"/>
            <w:shd w:val="clear" w:color="auto" w:fill="FFFFFF"/>
            <w:rPrChange w:id="300" w:author="Microsoft" w:date="2020-04-15T17:12:00Z">
              <w:rPr>
                <w:rFonts w:ascii="Arial" w:hAnsi="Arial" w:cs="Arial"/>
                <w:shd w:val="clear" w:color="auto" w:fill="FFFFFF"/>
              </w:rPr>
            </w:rPrChange>
          </w:rPr>
          <w:t>On the other hand, there is a function pthread_cond_signal() to wake up sleeping or waiting thread.</w:t>
        </w:r>
        <w:r w:rsidR="00E90D89" w:rsidRPr="00781FAB">
          <w:rPr>
            <w:rFonts w:cstheme="minorHAnsi"/>
            <w:sz w:val="24"/>
            <w:szCs w:val="24"/>
            <w:rPrChange w:id="301" w:author="Microsoft" w:date="2020-04-15T17:12:00Z">
              <w:rPr>
                <w:rFonts w:ascii="Arial" w:hAnsi="Arial" w:cs="Arial"/>
              </w:rPr>
            </w:rPrChange>
          </w:rPr>
          <w:t xml:space="preserve"> </w:t>
        </w:r>
        <w:r w:rsidR="00E90D89" w:rsidRPr="00781FAB">
          <w:rPr>
            <w:rFonts w:cstheme="minorHAnsi"/>
            <w:sz w:val="24"/>
            <w:szCs w:val="24"/>
            <w:shd w:val="clear" w:color="auto" w:fill="FFFFFF"/>
            <w:rPrChange w:id="302" w:author="Microsoft" w:date="2020-04-15T17:12:00Z">
              <w:rPr>
                <w:rFonts w:ascii="Arial" w:hAnsi="Arial" w:cs="Arial"/>
                <w:shd w:val="clear" w:color="auto" w:fill="FFFFFF"/>
              </w:rPr>
            </w:rPrChange>
          </w:rPr>
          <w:t>Threads can wait on a condition variable.</w:t>
        </w:r>
      </w:ins>
      <w:ins w:id="303" w:author="Microsoft" w:date="2020-04-11T12:12:00Z">
        <w:r w:rsidR="001425E6" w:rsidRPr="00781FAB">
          <w:rPr>
            <w:rFonts w:cstheme="minorHAnsi"/>
            <w:sz w:val="24"/>
            <w:szCs w:val="24"/>
            <w:shd w:val="clear" w:color="auto" w:fill="FFFFFF"/>
          </w:rPr>
          <w:t xml:space="preserve"> A condition variable essentially is a container of threads that are waiting for a certain condition.</w:t>
        </w:r>
      </w:ins>
    </w:p>
    <w:p w14:paraId="3F6E8C70" w14:textId="77777777" w:rsidR="008F6616" w:rsidRPr="00781FAB" w:rsidDel="00E90D89" w:rsidRDefault="008F6616">
      <w:pPr>
        <w:pStyle w:val="ListParagraph"/>
        <w:numPr>
          <w:ilvl w:val="0"/>
          <w:numId w:val="7"/>
        </w:numPr>
        <w:jc w:val="both"/>
        <w:rPr>
          <w:del w:id="304" w:author="Microsoft" w:date="2020-04-11T09:59:00Z"/>
          <w:rFonts w:cstheme="minorHAnsi"/>
          <w:sz w:val="24"/>
          <w:szCs w:val="24"/>
          <w:rPrChange w:id="305" w:author="Microsoft" w:date="2020-04-15T17:12:00Z">
            <w:rPr>
              <w:del w:id="306" w:author="Microsoft" w:date="2020-04-11T09:59:00Z"/>
            </w:rPr>
          </w:rPrChange>
        </w:rPr>
        <w:pPrChange w:id="307" w:author="Microsoft" w:date="2020-04-16T16:16:00Z">
          <w:pPr/>
        </w:pPrChange>
      </w:pPr>
    </w:p>
    <w:p w14:paraId="0F0E73BD" w14:textId="77777777" w:rsidR="008F6616" w:rsidRPr="00781FAB" w:rsidDel="00E90D89" w:rsidRDefault="008F6616">
      <w:pPr>
        <w:pStyle w:val="ListParagraph"/>
        <w:numPr>
          <w:ilvl w:val="0"/>
          <w:numId w:val="7"/>
        </w:numPr>
        <w:jc w:val="both"/>
        <w:rPr>
          <w:del w:id="308" w:author="Microsoft" w:date="2020-04-11T09:59:00Z"/>
          <w:rFonts w:cstheme="minorHAnsi"/>
          <w:sz w:val="24"/>
          <w:szCs w:val="24"/>
          <w:rPrChange w:id="309" w:author="Microsoft" w:date="2020-04-15T17:12:00Z">
            <w:rPr>
              <w:del w:id="310" w:author="Microsoft" w:date="2020-04-11T09:59:00Z"/>
            </w:rPr>
          </w:rPrChange>
        </w:rPr>
        <w:pPrChange w:id="311" w:author="Microsoft" w:date="2020-04-16T16:16:00Z">
          <w:pPr/>
        </w:pPrChange>
      </w:pPr>
    </w:p>
    <w:p w14:paraId="387AE557" w14:textId="77777777" w:rsidR="008F6616" w:rsidRPr="00781FAB" w:rsidDel="00E90D89" w:rsidRDefault="008F6616">
      <w:pPr>
        <w:jc w:val="both"/>
        <w:rPr>
          <w:del w:id="312" w:author="Microsoft" w:date="2020-04-11T09:59:00Z"/>
          <w:rFonts w:cstheme="minorHAnsi"/>
          <w:sz w:val="24"/>
          <w:szCs w:val="24"/>
        </w:rPr>
        <w:pPrChange w:id="313" w:author="Microsoft" w:date="2020-04-16T16:16:00Z">
          <w:pPr/>
        </w:pPrChange>
      </w:pPr>
    </w:p>
    <w:p w14:paraId="5DBCFF9D" w14:textId="77777777" w:rsidR="004A5E72" w:rsidRPr="00D55598" w:rsidRDefault="004A5E72">
      <w:pPr>
        <w:jc w:val="both"/>
        <w:rPr>
          <w:rFonts w:cstheme="minorHAnsi"/>
          <w:sz w:val="24"/>
          <w:szCs w:val="24"/>
        </w:rPr>
        <w:pPrChange w:id="314" w:author="Microsoft" w:date="2020-04-16T16:16:00Z">
          <w:pPr/>
        </w:pPrChange>
      </w:pPr>
      <w:r w:rsidRPr="0026078C">
        <w:rPr>
          <w:rFonts w:cstheme="minorHAnsi"/>
          <w:sz w:val="24"/>
          <w:szCs w:val="24"/>
        </w:rPr>
        <w:t>Types of Mutual exclus</w:t>
      </w:r>
      <w:r w:rsidRPr="00D55598">
        <w:rPr>
          <w:rFonts w:cstheme="minorHAnsi"/>
          <w:sz w:val="24"/>
          <w:szCs w:val="24"/>
        </w:rPr>
        <w:t>ion techniques:</w:t>
      </w:r>
    </w:p>
    <w:p w14:paraId="36A70F0A" w14:textId="38F0D799" w:rsidR="00463EAE" w:rsidRPr="00D604D6" w:rsidRDefault="00463EAE">
      <w:pPr>
        <w:numPr>
          <w:ilvl w:val="0"/>
          <w:numId w:val="6"/>
        </w:numPr>
        <w:spacing w:before="100" w:beforeAutospacing="1" w:after="100" w:afterAutospacing="1" w:line="240" w:lineRule="auto"/>
        <w:jc w:val="both"/>
        <w:rPr>
          <w:rFonts w:eastAsia="Times New Roman" w:cstheme="minorHAnsi"/>
        </w:rPr>
        <w:pPrChange w:id="315" w:author="Microsoft" w:date="2020-04-16T16:16:00Z">
          <w:pPr>
            <w:numPr>
              <w:numId w:val="6"/>
            </w:numPr>
            <w:tabs>
              <w:tab w:val="num" w:pos="720"/>
            </w:tabs>
            <w:spacing w:before="100" w:beforeAutospacing="1" w:after="100" w:afterAutospacing="1" w:line="240" w:lineRule="auto"/>
            <w:ind w:left="720" w:hanging="360"/>
          </w:pPr>
        </w:pPrChange>
      </w:pPr>
      <w:r w:rsidRPr="006274E9">
        <w:rPr>
          <w:rFonts w:eastAsia="Times New Roman" w:cstheme="minorHAnsi"/>
          <w:b/>
          <w:bCs/>
        </w:rPr>
        <w:t>Recursive</w:t>
      </w:r>
      <w:ins w:id="316" w:author="Microsoft" w:date="2020-04-11T12:20:00Z">
        <w:r w:rsidR="00E62A9C" w:rsidRPr="00D604D6">
          <w:rPr>
            <w:rFonts w:eastAsia="Times New Roman" w:cstheme="minorHAnsi"/>
            <w:b/>
            <w:bCs/>
          </w:rPr>
          <w:t>/ Spin lock</w:t>
        </w:r>
      </w:ins>
      <w:r w:rsidRPr="00D604D6">
        <w:rPr>
          <w:rFonts w:eastAsia="Times New Roman" w:cstheme="minorHAnsi"/>
        </w:rPr>
        <w:t>: allows a thread holding the lock to acquire the same lock again which may be necessary for recursive algorithms.</w:t>
      </w:r>
    </w:p>
    <w:p w14:paraId="41F8C6C7" w14:textId="77777777" w:rsidR="00463EAE" w:rsidRPr="0026078C" w:rsidRDefault="00463EAE">
      <w:pPr>
        <w:numPr>
          <w:ilvl w:val="0"/>
          <w:numId w:val="6"/>
        </w:numPr>
        <w:spacing w:before="100" w:beforeAutospacing="1" w:after="100" w:afterAutospacing="1" w:line="240" w:lineRule="auto"/>
        <w:jc w:val="both"/>
        <w:rPr>
          <w:rFonts w:eastAsia="Times New Roman" w:cstheme="minorHAnsi"/>
        </w:rPr>
        <w:pPrChange w:id="317" w:author="Microsoft" w:date="2020-04-16T16:16:00Z">
          <w:pPr>
            <w:numPr>
              <w:numId w:val="6"/>
            </w:numPr>
            <w:tabs>
              <w:tab w:val="num" w:pos="720"/>
            </w:tabs>
            <w:spacing w:before="100" w:beforeAutospacing="1" w:after="100" w:afterAutospacing="1" w:line="240" w:lineRule="auto"/>
            <w:ind w:left="720" w:hanging="360"/>
          </w:pPr>
        </w:pPrChange>
      </w:pPr>
      <w:r w:rsidRPr="00E577F9">
        <w:rPr>
          <w:rFonts w:eastAsia="Times New Roman" w:cstheme="minorHAnsi"/>
          <w:b/>
          <w:bCs/>
        </w:rPr>
        <w:t>Queuing</w:t>
      </w:r>
      <w:r w:rsidRPr="001879A9">
        <w:rPr>
          <w:rFonts w:eastAsia="Times New Roman" w:cstheme="minorHAnsi"/>
        </w:rPr>
        <w:t>: allows for </w:t>
      </w:r>
      <w:r w:rsidRPr="00781FAB">
        <w:rPr>
          <w:rFonts w:eastAsia="Times New Roman" w:cstheme="minorHAnsi"/>
          <w:iCs/>
          <w:rPrChange w:id="318" w:author="Microsoft" w:date="2020-04-15T17:12:00Z">
            <w:rPr>
              <w:rFonts w:eastAsia="Times New Roman" w:cstheme="minorHAnsi"/>
              <w:i/>
              <w:iCs/>
            </w:rPr>
          </w:rPrChange>
        </w:rPr>
        <w:t>fairness</w:t>
      </w:r>
      <w:r w:rsidRPr="00781FAB">
        <w:rPr>
          <w:rFonts w:eastAsia="Times New Roman" w:cstheme="minorHAnsi"/>
        </w:rPr>
        <w:t> in lock acquisition by providing FIFO ordering to the arrival of lock reques</w:t>
      </w:r>
      <w:r w:rsidRPr="0026078C">
        <w:rPr>
          <w:rFonts w:eastAsia="Times New Roman" w:cstheme="minorHAnsi"/>
        </w:rPr>
        <w:t>ts. Such mutexes may be slower due to increased overhead and the possibility of having to wake threads next in line that may be sleeping.</w:t>
      </w:r>
    </w:p>
    <w:p w14:paraId="7FEE9974" w14:textId="77777777" w:rsidR="00463EAE" w:rsidRPr="006274E9" w:rsidRDefault="00463EAE">
      <w:pPr>
        <w:numPr>
          <w:ilvl w:val="0"/>
          <w:numId w:val="6"/>
        </w:numPr>
        <w:spacing w:before="100" w:beforeAutospacing="1" w:after="100" w:afterAutospacing="1" w:line="240" w:lineRule="auto"/>
        <w:jc w:val="both"/>
        <w:rPr>
          <w:rFonts w:eastAsia="Times New Roman" w:cstheme="minorHAnsi"/>
        </w:rPr>
        <w:pPrChange w:id="319" w:author="Microsoft" w:date="2020-04-16T16:16:00Z">
          <w:pPr>
            <w:numPr>
              <w:numId w:val="6"/>
            </w:numPr>
            <w:tabs>
              <w:tab w:val="num" w:pos="720"/>
            </w:tabs>
            <w:spacing w:before="100" w:beforeAutospacing="1" w:after="100" w:afterAutospacing="1" w:line="240" w:lineRule="auto"/>
            <w:ind w:left="720" w:hanging="360"/>
          </w:pPr>
        </w:pPrChange>
      </w:pPr>
      <w:r w:rsidRPr="00D55598">
        <w:rPr>
          <w:rFonts w:eastAsia="Times New Roman" w:cstheme="minorHAnsi"/>
          <w:b/>
          <w:bCs/>
        </w:rPr>
        <w:t>Reader/Writer</w:t>
      </w:r>
      <w:r w:rsidRPr="00FC394D">
        <w:rPr>
          <w:rFonts w:eastAsia="Times New Roman" w:cstheme="minorHAnsi"/>
        </w:rPr>
        <w:t>: allows for multiple readers to acquire the lock simultaneously. If existing readers have the lock, a wr</w:t>
      </w:r>
      <w:r w:rsidRPr="006274E9">
        <w:rPr>
          <w:rFonts w:eastAsia="Times New Roman" w:cstheme="minorHAnsi"/>
        </w:rPr>
        <w:t>iter request on the lock will block until all readers have given up the lock. This can lead to writer starvation.</w:t>
      </w:r>
    </w:p>
    <w:p w14:paraId="7F81FD2F" w14:textId="72E8724C" w:rsidR="00463EAE" w:rsidRPr="00781FAB" w:rsidDel="009037FB" w:rsidRDefault="00463EAE">
      <w:pPr>
        <w:numPr>
          <w:ilvl w:val="0"/>
          <w:numId w:val="6"/>
        </w:numPr>
        <w:spacing w:before="100" w:beforeAutospacing="1" w:after="100" w:afterAutospacing="1" w:line="240" w:lineRule="auto"/>
        <w:jc w:val="both"/>
        <w:rPr>
          <w:del w:id="320" w:author="Microsoft" w:date="2020-04-11T12:06:00Z"/>
          <w:rFonts w:eastAsia="Times New Roman" w:cstheme="minorHAnsi"/>
        </w:rPr>
        <w:pPrChange w:id="321" w:author="Microsoft" w:date="2020-04-16T16:16:00Z">
          <w:pPr>
            <w:numPr>
              <w:numId w:val="6"/>
            </w:numPr>
            <w:tabs>
              <w:tab w:val="num" w:pos="720"/>
            </w:tabs>
            <w:spacing w:before="100" w:beforeAutospacing="1" w:after="100" w:afterAutospacing="1" w:line="240" w:lineRule="auto"/>
            <w:ind w:left="720" w:hanging="360"/>
          </w:pPr>
        </w:pPrChange>
      </w:pPr>
      <w:commentRangeStart w:id="322"/>
      <w:del w:id="323" w:author="Microsoft" w:date="2020-04-11T12:06:00Z">
        <w:r w:rsidRPr="00D604D6" w:rsidDel="009037FB">
          <w:rPr>
            <w:rFonts w:eastAsia="Times New Roman" w:cstheme="minorHAnsi"/>
            <w:b/>
            <w:bCs/>
          </w:rPr>
          <w:delText>Scoped</w:delText>
        </w:r>
        <w:r w:rsidRPr="00D604D6" w:rsidDel="009037FB">
          <w:rPr>
            <w:rFonts w:eastAsia="Times New Roman" w:cstheme="minorHAnsi"/>
          </w:rPr>
          <w:delText>: </w:delText>
        </w:r>
        <w:r w:rsidR="00F056DA" w:rsidRPr="0026078C" w:rsidDel="009037FB">
          <w:rPr>
            <w:rFonts w:eastAsia="Times New Roman" w:cstheme="minorHAnsi"/>
          </w:rPr>
          <w:fldChar w:fldCharType="begin"/>
        </w:r>
        <w:r w:rsidR="00F056DA" w:rsidRPr="00781FAB" w:rsidDel="009037FB">
          <w:rPr>
            <w:rFonts w:eastAsia="Times New Roman" w:cstheme="minorHAnsi"/>
          </w:rPr>
          <w:delInstrText xml:space="preserve"> HYPERLINK "http://en.wikipedia.org/wiki/Resource_Acquisition_Is_Initialization" </w:delInstrText>
        </w:r>
        <w:r w:rsidR="00F056DA" w:rsidRPr="0026078C" w:rsidDel="009037FB">
          <w:rPr>
            <w:rFonts w:eastAsia="Times New Roman" w:cstheme="minorHAnsi"/>
            <w:rPrChange w:id="324" w:author="Microsoft" w:date="2020-04-15T17:12:00Z">
              <w:rPr>
                <w:rFonts w:eastAsia="Times New Roman" w:cstheme="minorHAnsi"/>
              </w:rPr>
            </w:rPrChange>
          </w:rPr>
          <w:fldChar w:fldCharType="separate"/>
        </w:r>
        <w:r w:rsidRPr="0026078C" w:rsidDel="009037FB">
          <w:rPr>
            <w:rFonts w:eastAsia="Times New Roman" w:cstheme="minorHAnsi"/>
          </w:rPr>
          <w:delText>RAII</w:delText>
        </w:r>
        <w:r w:rsidR="00F056DA" w:rsidRPr="0026078C" w:rsidDel="009037FB">
          <w:rPr>
            <w:rFonts w:eastAsia="Times New Roman" w:cstheme="minorHAnsi"/>
          </w:rPr>
          <w:fldChar w:fldCharType="end"/>
        </w:r>
        <w:r w:rsidRPr="00781FAB" w:rsidDel="009037FB">
          <w:rPr>
            <w:rFonts w:eastAsia="Times New Roman" w:cstheme="minorHAnsi"/>
          </w:rPr>
          <w:delText>-style semantics regarding lock acquisition an</w:delText>
        </w:r>
        <w:r w:rsidRPr="0026078C" w:rsidDel="009037FB">
          <w:rPr>
            <w:rFonts w:eastAsia="Times New Roman" w:cstheme="minorHAnsi"/>
          </w:rPr>
          <w:delText>d unlocking.</w:delText>
        </w:r>
        <w:commentRangeEnd w:id="322"/>
        <w:r w:rsidR="00BB0376" w:rsidRPr="00781FAB" w:rsidDel="009037FB">
          <w:rPr>
            <w:rStyle w:val="CommentReference"/>
            <w:rFonts w:cstheme="minorHAnsi"/>
          </w:rPr>
          <w:commentReference w:id="322"/>
        </w:r>
      </w:del>
    </w:p>
    <w:p w14:paraId="0AF997A7" w14:textId="77777777" w:rsidR="001425E6" w:rsidRPr="00781FAB" w:rsidRDefault="001425E6">
      <w:pPr>
        <w:numPr>
          <w:ilvl w:val="0"/>
          <w:numId w:val="6"/>
        </w:numPr>
        <w:shd w:val="clear" w:color="auto" w:fill="FFFFFF"/>
        <w:spacing w:before="100" w:beforeAutospacing="1" w:after="24" w:line="240" w:lineRule="auto"/>
        <w:jc w:val="both"/>
        <w:rPr>
          <w:ins w:id="325" w:author="Microsoft" w:date="2020-04-11T12:11:00Z"/>
          <w:rFonts w:cstheme="minorHAnsi"/>
          <w:b/>
          <w:color w:val="222222"/>
          <w:rPrChange w:id="326" w:author="Microsoft" w:date="2020-04-15T17:12:00Z">
            <w:rPr>
              <w:ins w:id="327" w:author="Microsoft" w:date="2020-04-11T12:11:00Z"/>
              <w:rFonts w:cstheme="minorHAnsi"/>
              <w:color w:val="222222"/>
            </w:rPr>
          </w:rPrChange>
        </w:rPr>
        <w:pPrChange w:id="328" w:author="Microsoft" w:date="2020-04-16T16:16:00Z">
          <w:pPr>
            <w:pStyle w:val="NormalWeb"/>
            <w:spacing w:before="0" w:beforeAutospacing="0" w:after="0" w:afterAutospacing="0"/>
            <w:ind w:right="240"/>
          </w:pPr>
        </w:pPrChange>
      </w:pPr>
      <w:ins w:id="329" w:author="Microsoft" w:date="2020-04-11T12:09:00Z">
        <w:r w:rsidRPr="00781FAB">
          <w:rPr>
            <w:rFonts w:cstheme="minorHAnsi"/>
            <w:b/>
            <w:color w:val="222222"/>
            <w:sz w:val="24"/>
            <w:szCs w:val="24"/>
            <w:rPrChange w:id="330" w:author="Microsoft" w:date="2020-04-15T17:12:00Z">
              <w:rPr>
                <w:rStyle w:val="Hyperlink"/>
                <w:rFonts w:ascii="Arial" w:hAnsi="Arial" w:cs="Arial"/>
                <w:color w:val="0B0080"/>
                <w:sz w:val="21"/>
                <w:szCs w:val="21"/>
              </w:rPr>
            </w:rPrChange>
          </w:rPr>
          <w:t>Semaphores</w:t>
        </w:r>
      </w:ins>
    </w:p>
    <w:p w14:paraId="5B2664BD" w14:textId="77777777" w:rsidR="00912F67" w:rsidRPr="00781FAB" w:rsidRDefault="001425E6">
      <w:pPr>
        <w:numPr>
          <w:ilvl w:val="0"/>
          <w:numId w:val="6"/>
        </w:numPr>
        <w:shd w:val="clear" w:color="auto" w:fill="FFFFFF"/>
        <w:spacing w:before="100" w:beforeAutospacing="1" w:after="24" w:line="240" w:lineRule="auto"/>
        <w:jc w:val="both"/>
        <w:rPr>
          <w:ins w:id="331" w:author="Microsoft" w:date="2020-04-11T12:14:00Z"/>
          <w:rFonts w:cstheme="minorHAnsi"/>
          <w:color w:val="222222"/>
          <w:rPrChange w:id="332" w:author="Microsoft" w:date="2020-04-15T17:12:00Z">
            <w:rPr>
              <w:ins w:id="333" w:author="Microsoft" w:date="2020-04-11T12:14:00Z"/>
              <w:rFonts w:cstheme="minorHAnsi"/>
              <w:color w:val="222222"/>
              <w:lang w:val="en"/>
            </w:rPr>
          </w:rPrChange>
        </w:rPr>
        <w:pPrChange w:id="334" w:author="Microsoft" w:date="2020-04-16T16:16:00Z">
          <w:pPr>
            <w:pStyle w:val="NormalWeb"/>
            <w:spacing w:before="0" w:beforeAutospacing="0" w:after="0" w:afterAutospacing="0"/>
            <w:ind w:right="240"/>
          </w:pPr>
        </w:pPrChange>
      </w:pPr>
      <w:ins w:id="335" w:author="Microsoft" w:date="2020-04-11T12:09:00Z">
        <w:r w:rsidRPr="00781FAB">
          <w:rPr>
            <w:rFonts w:cstheme="minorHAnsi"/>
            <w:b/>
            <w:color w:val="222222"/>
            <w:sz w:val="24"/>
            <w:szCs w:val="24"/>
            <w:rPrChange w:id="336" w:author="Microsoft" w:date="2020-04-15T17:12:00Z">
              <w:rPr>
                <w:rStyle w:val="Hyperlink"/>
                <w:rFonts w:ascii="Arial" w:hAnsi="Arial" w:cs="Arial"/>
                <w:color w:val="0B0080"/>
                <w:sz w:val="21"/>
                <w:szCs w:val="21"/>
              </w:rPr>
            </w:rPrChange>
          </w:rPr>
          <w:t>Monitors</w:t>
        </w:r>
      </w:ins>
      <w:ins w:id="337" w:author="Microsoft" w:date="2020-04-11T12:10:00Z">
        <w:r w:rsidRPr="00781FAB">
          <w:rPr>
            <w:rFonts w:cstheme="minorHAnsi"/>
            <w:b/>
            <w:color w:val="222222"/>
            <w:sz w:val="24"/>
            <w:szCs w:val="24"/>
            <w:rPrChange w:id="338" w:author="Microsoft" w:date="2020-04-15T17:12:00Z">
              <w:rPr>
                <w:rFonts w:cstheme="minorHAnsi"/>
                <w:color w:val="222222"/>
              </w:rPr>
            </w:rPrChange>
          </w:rPr>
          <w:t>:</w:t>
        </w:r>
        <w:r w:rsidRPr="00781FAB">
          <w:rPr>
            <w:rFonts w:cstheme="minorHAnsi"/>
            <w:color w:val="222222"/>
            <w:sz w:val="24"/>
            <w:szCs w:val="24"/>
            <w:rPrChange w:id="339" w:author="Microsoft" w:date="2020-04-15T17:12:00Z">
              <w:rPr>
                <w:rFonts w:cstheme="minorHAnsi"/>
                <w:color w:val="222222"/>
              </w:rPr>
            </w:rPrChange>
          </w:rPr>
          <w:t xml:space="preserve"> </w:t>
        </w:r>
        <w:r w:rsidRPr="00781FAB">
          <w:rPr>
            <w:rFonts w:cstheme="minorHAnsi"/>
            <w:color w:val="222222"/>
            <w:sz w:val="24"/>
            <w:szCs w:val="24"/>
            <w:shd w:val="clear" w:color="auto" w:fill="FFFFFF"/>
            <w:lang w:val="en"/>
            <w:rPrChange w:id="340" w:author="Microsoft" w:date="2020-04-15T17:12:00Z">
              <w:rPr>
                <w:rFonts w:ascii="Arial" w:hAnsi="Arial" w:cs="Arial"/>
                <w:color w:val="222222"/>
                <w:sz w:val="21"/>
                <w:szCs w:val="21"/>
                <w:shd w:val="clear" w:color="auto" w:fill="FFFFFF"/>
                <w:lang w:val="en"/>
              </w:rPr>
            </w:rPrChange>
          </w:rPr>
          <w:t>In concurrent programming, a </w:t>
        </w:r>
        <w:r w:rsidRPr="00781FAB">
          <w:rPr>
            <w:rFonts w:cstheme="minorHAnsi"/>
            <w:bCs/>
            <w:color w:val="222222"/>
            <w:sz w:val="24"/>
            <w:szCs w:val="24"/>
            <w:shd w:val="clear" w:color="auto" w:fill="FFFFFF"/>
            <w:lang w:val="en"/>
            <w:rPrChange w:id="341" w:author="Microsoft" w:date="2020-04-15T17:12:00Z">
              <w:rPr>
                <w:rFonts w:ascii="Arial" w:hAnsi="Arial" w:cs="Arial"/>
                <w:b/>
                <w:bCs/>
                <w:color w:val="222222"/>
                <w:sz w:val="21"/>
                <w:szCs w:val="21"/>
                <w:shd w:val="clear" w:color="auto" w:fill="FFFFFF"/>
                <w:lang w:val="en"/>
              </w:rPr>
            </w:rPrChange>
          </w:rPr>
          <w:t>monitor</w:t>
        </w:r>
        <w:r w:rsidRPr="00781FAB">
          <w:rPr>
            <w:rFonts w:cstheme="minorHAnsi"/>
            <w:color w:val="222222"/>
            <w:sz w:val="24"/>
            <w:szCs w:val="24"/>
            <w:shd w:val="clear" w:color="auto" w:fill="FFFFFF"/>
            <w:lang w:val="en"/>
            <w:rPrChange w:id="342" w:author="Microsoft" w:date="2020-04-15T17:12:00Z">
              <w:rPr>
                <w:rFonts w:ascii="Arial" w:hAnsi="Arial" w:cs="Arial"/>
                <w:color w:val="222222"/>
                <w:sz w:val="21"/>
                <w:szCs w:val="21"/>
                <w:shd w:val="clear" w:color="auto" w:fill="FFFFFF"/>
                <w:lang w:val="en"/>
              </w:rPr>
            </w:rPrChange>
          </w:rPr>
          <w:t> is a synchronization construct that allows threads to have both mutual exclusion and the ability to wait (block) for a certain condition to become false. Monitors also have a mechanism for signaling other threads that their condition has been met. A monitor consists of a mutex (lock) object and </w:t>
        </w:r>
        <w:r w:rsidRPr="00781FAB">
          <w:rPr>
            <w:rFonts w:cstheme="minorHAnsi"/>
            <w:bCs/>
            <w:color w:val="222222"/>
            <w:sz w:val="24"/>
            <w:szCs w:val="24"/>
            <w:shd w:val="clear" w:color="auto" w:fill="FFFFFF"/>
            <w:lang w:val="en"/>
            <w:rPrChange w:id="343" w:author="Microsoft" w:date="2020-04-15T17:12:00Z">
              <w:rPr>
                <w:rFonts w:ascii="Arial" w:hAnsi="Arial" w:cs="Arial"/>
                <w:b/>
                <w:bCs/>
                <w:color w:val="222222"/>
                <w:sz w:val="21"/>
                <w:szCs w:val="21"/>
                <w:shd w:val="clear" w:color="auto" w:fill="FFFFFF"/>
                <w:lang w:val="en"/>
              </w:rPr>
            </w:rPrChange>
          </w:rPr>
          <w:t>condition variables</w:t>
        </w:r>
        <w:r w:rsidRPr="00781FAB">
          <w:rPr>
            <w:rFonts w:cstheme="minorHAnsi"/>
            <w:color w:val="222222"/>
            <w:sz w:val="24"/>
            <w:szCs w:val="24"/>
            <w:shd w:val="clear" w:color="auto" w:fill="FFFFFF"/>
            <w:lang w:val="en"/>
            <w:rPrChange w:id="344" w:author="Microsoft" w:date="2020-04-15T17:12:00Z">
              <w:rPr>
                <w:rFonts w:ascii="Arial" w:hAnsi="Arial" w:cs="Arial"/>
                <w:color w:val="222222"/>
                <w:sz w:val="21"/>
                <w:szCs w:val="21"/>
                <w:shd w:val="clear" w:color="auto" w:fill="FFFFFF"/>
                <w:lang w:val="en"/>
              </w:rPr>
            </w:rPrChange>
          </w:rPr>
          <w:t>. Monitors provide a mechanism for threads to temporarily give up exclusive access in order to wait for some condition to be met, before regaining exclusive access and resuming their task.</w:t>
        </w:r>
      </w:ins>
    </w:p>
    <w:p w14:paraId="5FAEF76A" w14:textId="77777777" w:rsidR="00E62A9C" w:rsidRPr="00781FAB" w:rsidRDefault="001425E6">
      <w:pPr>
        <w:numPr>
          <w:ilvl w:val="0"/>
          <w:numId w:val="6"/>
        </w:numPr>
        <w:shd w:val="clear" w:color="auto" w:fill="FFFFFF"/>
        <w:spacing w:before="100" w:beforeAutospacing="1" w:after="24" w:line="240" w:lineRule="auto"/>
        <w:jc w:val="both"/>
        <w:rPr>
          <w:ins w:id="345" w:author="Microsoft" w:date="2020-04-11T12:22:00Z"/>
          <w:rFonts w:cstheme="minorHAnsi"/>
          <w:color w:val="222222"/>
          <w:rPrChange w:id="346" w:author="Microsoft" w:date="2020-04-15T17:12:00Z">
            <w:rPr>
              <w:ins w:id="347" w:author="Microsoft" w:date="2020-04-11T12:22:00Z"/>
              <w:rFonts w:cstheme="minorHAnsi"/>
              <w:color w:val="222222"/>
              <w:lang w:val="en"/>
            </w:rPr>
          </w:rPrChange>
        </w:rPr>
        <w:pPrChange w:id="348" w:author="Microsoft" w:date="2020-04-16T16:16:00Z">
          <w:pPr>
            <w:pStyle w:val="NormalWeb"/>
            <w:spacing w:before="0" w:beforeAutospacing="0" w:after="0" w:afterAutospacing="0"/>
            <w:ind w:right="240"/>
          </w:pPr>
        </w:pPrChange>
      </w:pPr>
      <w:ins w:id="349" w:author="Microsoft" w:date="2020-04-11T12:09:00Z">
        <w:r w:rsidRPr="00781FAB">
          <w:rPr>
            <w:rFonts w:cstheme="minorHAnsi"/>
            <w:b/>
            <w:color w:val="222222"/>
            <w:sz w:val="24"/>
            <w:szCs w:val="24"/>
            <w:rPrChange w:id="350" w:author="Microsoft" w:date="2020-04-15T17:12:00Z">
              <w:rPr>
                <w:rStyle w:val="Hyperlink"/>
                <w:rFonts w:ascii="Arial" w:hAnsi="Arial" w:cs="Arial"/>
                <w:color w:val="0B0080"/>
                <w:sz w:val="21"/>
                <w:szCs w:val="21"/>
              </w:rPr>
            </w:rPrChange>
          </w:rPr>
          <w:t>Message passing</w:t>
        </w:r>
      </w:ins>
      <w:ins w:id="351" w:author="Microsoft" w:date="2020-04-11T12:13:00Z">
        <w:r w:rsidR="00912F67" w:rsidRPr="00781FAB">
          <w:rPr>
            <w:rFonts w:cstheme="minorHAnsi"/>
            <w:b/>
            <w:color w:val="222222"/>
            <w:sz w:val="24"/>
            <w:szCs w:val="24"/>
            <w:rPrChange w:id="352" w:author="Microsoft" w:date="2020-04-15T17:12:00Z">
              <w:rPr>
                <w:rFonts w:cstheme="minorHAnsi"/>
                <w:color w:val="222222"/>
              </w:rPr>
            </w:rPrChange>
          </w:rPr>
          <w:t>:</w:t>
        </w:r>
        <w:r w:rsidR="00912F67" w:rsidRPr="00781FAB">
          <w:rPr>
            <w:rFonts w:cstheme="minorHAnsi"/>
            <w:color w:val="222222"/>
            <w:sz w:val="24"/>
            <w:szCs w:val="24"/>
            <w:rPrChange w:id="353" w:author="Microsoft" w:date="2020-04-15T17:12:00Z">
              <w:rPr>
                <w:rFonts w:cstheme="minorHAnsi"/>
                <w:color w:val="222222"/>
              </w:rPr>
            </w:rPrChange>
          </w:rPr>
          <w:t xml:space="preserve"> </w:t>
        </w:r>
        <w:r w:rsidR="00912F67" w:rsidRPr="00781FAB">
          <w:rPr>
            <w:rFonts w:cstheme="minorHAnsi"/>
            <w:color w:val="222222"/>
            <w:sz w:val="24"/>
            <w:szCs w:val="24"/>
            <w:shd w:val="clear" w:color="auto" w:fill="FFFFFF"/>
            <w:lang w:val="en"/>
            <w:rPrChange w:id="354" w:author="Microsoft" w:date="2020-04-15T17:12:00Z">
              <w:rPr>
                <w:rFonts w:ascii="Arial" w:hAnsi="Arial" w:cs="Arial"/>
                <w:color w:val="222222"/>
                <w:sz w:val="21"/>
                <w:szCs w:val="21"/>
                <w:shd w:val="clear" w:color="auto" w:fill="FFFFFF"/>
                <w:lang w:val="en"/>
              </w:rPr>
            </w:rPrChange>
          </w:rPr>
          <w:t>In computer science, </w:t>
        </w:r>
        <w:r w:rsidR="00912F67" w:rsidRPr="00781FAB">
          <w:rPr>
            <w:rFonts w:cstheme="minorHAnsi"/>
            <w:b/>
            <w:bCs/>
            <w:color w:val="222222"/>
            <w:sz w:val="24"/>
            <w:szCs w:val="24"/>
            <w:shd w:val="clear" w:color="auto" w:fill="FFFFFF"/>
            <w:lang w:val="en"/>
            <w:rPrChange w:id="355" w:author="Microsoft" w:date="2020-04-15T17:12:00Z">
              <w:rPr>
                <w:rFonts w:ascii="Arial" w:hAnsi="Arial" w:cs="Arial"/>
                <w:b/>
                <w:bCs/>
                <w:color w:val="222222"/>
                <w:sz w:val="21"/>
                <w:szCs w:val="21"/>
                <w:shd w:val="clear" w:color="auto" w:fill="FFFFFF"/>
                <w:lang w:val="en"/>
              </w:rPr>
            </w:rPrChange>
          </w:rPr>
          <w:t>message passing</w:t>
        </w:r>
        <w:r w:rsidR="00912F67" w:rsidRPr="00781FAB">
          <w:rPr>
            <w:rFonts w:cstheme="minorHAnsi"/>
            <w:color w:val="222222"/>
            <w:sz w:val="24"/>
            <w:szCs w:val="24"/>
            <w:shd w:val="clear" w:color="auto" w:fill="FFFFFF"/>
            <w:lang w:val="en"/>
            <w:rPrChange w:id="356" w:author="Microsoft" w:date="2020-04-15T17:12:00Z">
              <w:rPr>
                <w:rFonts w:ascii="Arial" w:hAnsi="Arial" w:cs="Arial"/>
                <w:color w:val="222222"/>
                <w:sz w:val="21"/>
                <w:szCs w:val="21"/>
                <w:shd w:val="clear" w:color="auto" w:fill="FFFFFF"/>
                <w:lang w:val="en"/>
              </w:rPr>
            </w:rPrChange>
          </w:rPr>
          <w:t> is a technique for invoking behavior on a computer. The invoking program sends a message to a process and relies on that process and its supporting infrastructure to select and then run the code it selects. Message passing differs from conventional programming where a process, subroutine, or function is directly invoked by name. Message passing is key to some models of concurrency and object-oriented programming.</w:t>
        </w:r>
      </w:ins>
    </w:p>
    <w:p w14:paraId="001FC734" w14:textId="565689C7" w:rsidR="00E62A9C" w:rsidRPr="00781FAB" w:rsidRDefault="001425E6">
      <w:pPr>
        <w:numPr>
          <w:ilvl w:val="0"/>
          <w:numId w:val="6"/>
        </w:numPr>
        <w:shd w:val="clear" w:color="auto" w:fill="FFFFFF"/>
        <w:spacing w:before="100" w:beforeAutospacing="1" w:after="24" w:line="240" w:lineRule="auto"/>
        <w:jc w:val="both"/>
        <w:rPr>
          <w:ins w:id="357" w:author="Microsoft" w:date="2020-04-11T12:21:00Z"/>
          <w:rFonts w:cstheme="minorHAnsi"/>
          <w:color w:val="222222"/>
          <w:rPrChange w:id="358" w:author="Microsoft" w:date="2020-04-15T17:12:00Z">
            <w:rPr>
              <w:ins w:id="359" w:author="Microsoft" w:date="2020-04-11T12:21:00Z"/>
            </w:rPr>
          </w:rPrChange>
        </w:rPr>
        <w:pPrChange w:id="360" w:author="Microsoft" w:date="2020-04-16T16:16:00Z">
          <w:pPr>
            <w:pStyle w:val="NormalWeb"/>
            <w:spacing w:before="0" w:beforeAutospacing="0" w:after="0" w:afterAutospacing="0"/>
            <w:ind w:right="240"/>
          </w:pPr>
        </w:pPrChange>
      </w:pPr>
      <w:ins w:id="361" w:author="Microsoft" w:date="2020-04-11T12:09:00Z">
        <w:r w:rsidRPr="00781FAB">
          <w:rPr>
            <w:rFonts w:cstheme="minorHAnsi"/>
            <w:b/>
            <w:color w:val="222222"/>
            <w:sz w:val="24"/>
            <w:szCs w:val="24"/>
            <w:rPrChange w:id="362" w:author="Microsoft" w:date="2020-04-15T17:12:00Z">
              <w:rPr>
                <w:rStyle w:val="Hyperlink"/>
                <w:rFonts w:ascii="Arial" w:hAnsi="Arial" w:cs="Arial"/>
                <w:color w:val="0B0080"/>
                <w:sz w:val="21"/>
                <w:szCs w:val="21"/>
              </w:rPr>
            </w:rPrChange>
          </w:rPr>
          <w:t>Tuple space</w:t>
        </w:r>
      </w:ins>
      <w:ins w:id="363" w:author="Microsoft" w:date="2020-04-11T12:21:00Z">
        <w:r w:rsidR="00E62A9C" w:rsidRPr="00781FAB">
          <w:rPr>
            <w:rFonts w:cstheme="minorHAnsi"/>
            <w:b/>
            <w:color w:val="222222"/>
            <w:sz w:val="24"/>
            <w:szCs w:val="24"/>
            <w:rPrChange w:id="364" w:author="Microsoft" w:date="2020-04-15T17:12:00Z">
              <w:rPr>
                <w:rFonts w:cstheme="minorHAnsi"/>
                <w:b/>
                <w:color w:val="222222"/>
              </w:rPr>
            </w:rPrChange>
          </w:rPr>
          <w:t xml:space="preserve">: </w:t>
        </w:r>
        <w:r w:rsidR="00E62A9C" w:rsidRPr="00781FAB">
          <w:rPr>
            <w:rFonts w:cstheme="minorHAnsi"/>
            <w:color w:val="222222"/>
            <w:sz w:val="24"/>
            <w:szCs w:val="24"/>
            <w:shd w:val="clear" w:color="auto" w:fill="FFFFFF"/>
            <w:lang w:val="en"/>
            <w:rPrChange w:id="365" w:author="Microsoft" w:date="2020-04-15T17:12:00Z">
              <w:rPr>
                <w:rFonts w:ascii="Arial" w:hAnsi="Arial" w:cs="Arial"/>
                <w:color w:val="222222"/>
                <w:sz w:val="21"/>
                <w:szCs w:val="21"/>
                <w:shd w:val="clear" w:color="auto" w:fill="FFFFFF"/>
                <w:lang w:val="en"/>
              </w:rPr>
            </w:rPrChange>
          </w:rPr>
          <w:t>A </w:t>
        </w:r>
        <w:r w:rsidR="00E62A9C" w:rsidRPr="00781FAB">
          <w:rPr>
            <w:rFonts w:cstheme="minorHAnsi"/>
            <w:bCs/>
            <w:color w:val="222222"/>
            <w:sz w:val="24"/>
            <w:szCs w:val="24"/>
            <w:shd w:val="clear" w:color="auto" w:fill="FFFFFF"/>
            <w:lang w:val="en"/>
            <w:rPrChange w:id="366" w:author="Microsoft" w:date="2020-04-15T17:12:00Z">
              <w:rPr>
                <w:rFonts w:ascii="Arial" w:hAnsi="Arial" w:cs="Arial"/>
                <w:b/>
                <w:bCs/>
                <w:color w:val="222222"/>
                <w:sz w:val="21"/>
                <w:szCs w:val="21"/>
                <w:shd w:val="clear" w:color="auto" w:fill="FFFFFF"/>
                <w:lang w:val="en"/>
              </w:rPr>
            </w:rPrChange>
          </w:rPr>
          <w:t>tuple space</w:t>
        </w:r>
        <w:r w:rsidR="00E62A9C" w:rsidRPr="00781FAB">
          <w:rPr>
            <w:rFonts w:cstheme="minorHAnsi"/>
            <w:color w:val="222222"/>
            <w:sz w:val="24"/>
            <w:szCs w:val="24"/>
            <w:shd w:val="clear" w:color="auto" w:fill="FFFFFF"/>
            <w:lang w:val="en"/>
            <w:rPrChange w:id="367" w:author="Microsoft" w:date="2020-04-15T17:12:00Z">
              <w:rPr>
                <w:rFonts w:ascii="Arial" w:hAnsi="Arial" w:cs="Arial"/>
                <w:color w:val="222222"/>
                <w:sz w:val="21"/>
                <w:szCs w:val="21"/>
                <w:shd w:val="clear" w:color="auto" w:fill="FFFFFF"/>
                <w:lang w:val="en"/>
              </w:rPr>
            </w:rPrChange>
          </w:rPr>
          <w:t> is an implementation of the associative memory paradigm for parallel/distributed computing. It provides a repository of tuples that can be accessed concurrently.Tuple space may be thought as a form of distributed shared memory.</w:t>
        </w:r>
      </w:ins>
    </w:p>
    <w:p w14:paraId="51E7CE9E" w14:textId="66526B20" w:rsidR="009037FB" w:rsidRPr="00781FAB" w:rsidRDefault="009037FB">
      <w:pPr>
        <w:shd w:val="clear" w:color="auto" w:fill="FFFFFF"/>
        <w:spacing w:before="100" w:beforeAutospacing="1" w:after="24" w:line="240" w:lineRule="auto"/>
        <w:ind w:left="720"/>
        <w:rPr>
          <w:ins w:id="368" w:author="Microsoft" w:date="2020-04-11T12:07:00Z"/>
          <w:rFonts w:cstheme="minorHAnsi"/>
          <w:b/>
          <w:color w:val="222222"/>
          <w:sz w:val="24"/>
          <w:szCs w:val="24"/>
          <w:rPrChange w:id="369" w:author="Microsoft" w:date="2020-04-15T17:12:00Z">
            <w:rPr>
              <w:ins w:id="370" w:author="Microsoft" w:date="2020-04-11T12:07:00Z"/>
              <w:rFonts w:ascii="Arial" w:hAnsi="Arial" w:cs="Arial"/>
              <w:color w:val="222222"/>
              <w:sz w:val="21"/>
              <w:szCs w:val="21"/>
            </w:rPr>
          </w:rPrChange>
        </w:rPr>
        <w:pPrChange w:id="371" w:author="Microsoft" w:date="2020-04-11T12:21:00Z">
          <w:pPr>
            <w:numPr>
              <w:numId w:val="6"/>
            </w:numPr>
            <w:shd w:val="clear" w:color="auto" w:fill="FFFFFF"/>
            <w:tabs>
              <w:tab w:val="num" w:pos="720"/>
            </w:tabs>
            <w:spacing w:before="100" w:beforeAutospacing="1" w:after="24" w:line="240" w:lineRule="auto"/>
            <w:ind w:left="720" w:hanging="360"/>
          </w:pPr>
        </w:pPrChange>
      </w:pPr>
    </w:p>
    <w:p w14:paraId="7B6BF341" w14:textId="77777777" w:rsidR="009037FB" w:rsidRPr="00781FAB" w:rsidRDefault="009037FB">
      <w:pPr>
        <w:spacing w:before="100" w:beforeAutospacing="1" w:after="100" w:afterAutospacing="1" w:line="240" w:lineRule="auto"/>
        <w:ind w:left="720"/>
        <w:rPr>
          <w:ins w:id="372" w:author="Microsoft" w:date="2020-04-11T12:07:00Z"/>
          <w:rFonts w:eastAsia="Times New Roman" w:cstheme="minorHAnsi"/>
        </w:rPr>
        <w:pPrChange w:id="373" w:author="Microsoft" w:date="2020-04-11T12:07:00Z">
          <w:pPr>
            <w:numPr>
              <w:numId w:val="6"/>
            </w:numPr>
            <w:tabs>
              <w:tab w:val="num" w:pos="720"/>
            </w:tabs>
            <w:spacing w:before="100" w:beforeAutospacing="1" w:after="100" w:afterAutospacing="1" w:line="240" w:lineRule="auto"/>
            <w:ind w:left="720" w:hanging="360"/>
          </w:pPr>
        </w:pPrChange>
      </w:pPr>
    </w:p>
    <w:p w14:paraId="38DAF2A1" w14:textId="77777777" w:rsidR="009B29ED" w:rsidRPr="0026078C" w:rsidRDefault="009B29ED" w:rsidP="000A24F2">
      <w:pPr>
        <w:rPr>
          <w:rFonts w:cstheme="minorHAnsi"/>
          <w:sz w:val="24"/>
          <w:szCs w:val="24"/>
        </w:rPr>
      </w:pPr>
    </w:p>
    <w:p w14:paraId="429ADC63" w14:textId="77777777" w:rsidR="009B29ED" w:rsidRPr="00D604D6" w:rsidRDefault="009B29ED">
      <w:pPr>
        <w:jc w:val="both"/>
        <w:rPr>
          <w:rFonts w:cstheme="minorHAnsi"/>
          <w:sz w:val="24"/>
          <w:szCs w:val="24"/>
        </w:rPr>
        <w:pPrChange w:id="374" w:author="Microsoft" w:date="2020-04-16T16:16:00Z">
          <w:pPr/>
        </w:pPrChange>
      </w:pPr>
      <w:r w:rsidRPr="00D55598">
        <w:rPr>
          <w:rFonts w:cstheme="minorHAnsi"/>
          <w:sz w:val="24"/>
          <w:szCs w:val="24"/>
        </w:rPr>
        <w:t xml:space="preserve">So, the above race condition problem can be solved by </w:t>
      </w:r>
      <w:r w:rsidRPr="00FC394D">
        <w:rPr>
          <w:rFonts w:cstheme="minorHAnsi"/>
          <w:b/>
          <w:sz w:val="24"/>
          <w:szCs w:val="24"/>
        </w:rPr>
        <w:t>adding mutex synch</w:t>
      </w:r>
      <w:r w:rsidR="008740A9" w:rsidRPr="00FC394D">
        <w:rPr>
          <w:rFonts w:cstheme="minorHAnsi"/>
          <w:b/>
          <w:sz w:val="24"/>
          <w:szCs w:val="24"/>
        </w:rPr>
        <w:t>ronization</w:t>
      </w:r>
      <w:r w:rsidR="008740A9" w:rsidRPr="006274E9">
        <w:rPr>
          <w:rFonts w:cstheme="minorHAnsi"/>
          <w:sz w:val="24"/>
          <w:szCs w:val="24"/>
        </w:rPr>
        <w:t xml:space="preserve"> mechanism like this,</w:t>
      </w:r>
    </w:p>
    <w:p w14:paraId="4A0589E5" w14:textId="77777777" w:rsidR="009B29ED" w:rsidRPr="00D604D6" w:rsidRDefault="009B29ED" w:rsidP="009B29ED">
      <w:pPr>
        <w:rPr>
          <w:rFonts w:cstheme="minorHAnsi"/>
          <w:sz w:val="24"/>
          <w:szCs w:val="24"/>
        </w:rPr>
      </w:pPr>
      <w:r w:rsidRPr="00D604D6">
        <w:rPr>
          <w:rFonts w:cstheme="minorHAnsi"/>
          <w:sz w:val="24"/>
          <w:szCs w:val="24"/>
        </w:rPr>
        <w:t xml:space="preserve">#include &lt;stdio.h&gt; </w:t>
      </w:r>
    </w:p>
    <w:p w14:paraId="5187FE6A" w14:textId="77777777" w:rsidR="009B29ED" w:rsidRPr="00E577F9" w:rsidRDefault="009B29ED" w:rsidP="009B29ED">
      <w:pPr>
        <w:rPr>
          <w:rFonts w:cstheme="minorHAnsi"/>
          <w:sz w:val="24"/>
          <w:szCs w:val="24"/>
        </w:rPr>
      </w:pPr>
      <w:r w:rsidRPr="00E577F9">
        <w:rPr>
          <w:rFonts w:cstheme="minorHAnsi"/>
          <w:sz w:val="24"/>
          <w:szCs w:val="24"/>
        </w:rPr>
        <w:t xml:space="preserve">#include &lt;stdlib.h&gt; </w:t>
      </w:r>
    </w:p>
    <w:p w14:paraId="69381BBF" w14:textId="77777777" w:rsidR="009B29ED" w:rsidRPr="00781FAB" w:rsidRDefault="009B29ED" w:rsidP="009B29ED">
      <w:pPr>
        <w:rPr>
          <w:rFonts w:cstheme="minorHAnsi"/>
          <w:sz w:val="24"/>
          <w:szCs w:val="24"/>
        </w:rPr>
      </w:pPr>
      <w:r w:rsidRPr="00781FAB">
        <w:rPr>
          <w:rFonts w:cstheme="minorHAnsi"/>
          <w:sz w:val="24"/>
          <w:szCs w:val="24"/>
        </w:rPr>
        <w:t xml:space="preserve">#include &lt;unistd.h&gt;  //Header file for sleep(). man 3 sleep for details. </w:t>
      </w:r>
    </w:p>
    <w:p w14:paraId="288D562A" w14:textId="77777777" w:rsidR="009B29ED" w:rsidRPr="00781FAB" w:rsidRDefault="009B29ED" w:rsidP="009B29ED">
      <w:pPr>
        <w:rPr>
          <w:rFonts w:cstheme="minorHAnsi"/>
          <w:sz w:val="24"/>
          <w:szCs w:val="24"/>
        </w:rPr>
      </w:pPr>
      <w:r w:rsidRPr="00781FAB">
        <w:rPr>
          <w:rFonts w:cstheme="minorHAnsi"/>
          <w:sz w:val="24"/>
          <w:szCs w:val="24"/>
        </w:rPr>
        <w:t xml:space="preserve">#include &lt;pthread.h&gt; </w:t>
      </w:r>
    </w:p>
    <w:p w14:paraId="512F52B0" w14:textId="77777777" w:rsidR="009B29ED" w:rsidRPr="00781FAB" w:rsidRDefault="009B29ED" w:rsidP="009B29ED">
      <w:pPr>
        <w:rPr>
          <w:rFonts w:cstheme="minorHAnsi"/>
          <w:sz w:val="24"/>
          <w:szCs w:val="24"/>
        </w:rPr>
      </w:pPr>
    </w:p>
    <w:p w14:paraId="1F840414" w14:textId="77777777" w:rsidR="009B29ED" w:rsidRPr="00781FAB" w:rsidRDefault="009B29ED" w:rsidP="009B29ED">
      <w:pPr>
        <w:rPr>
          <w:rFonts w:cstheme="minorHAnsi"/>
          <w:sz w:val="24"/>
          <w:szCs w:val="24"/>
        </w:rPr>
      </w:pPr>
      <w:r w:rsidRPr="00781FAB">
        <w:rPr>
          <w:rFonts w:cstheme="minorHAnsi"/>
          <w:sz w:val="24"/>
          <w:szCs w:val="24"/>
        </w:rPr>
        <w:t>pthread_t thread_id[10];</w:t>
      </w:r>
    </w:p>
    <w:p w14:paraId="269D3A73" w14:textId="77777777" w:rsidR="009B29ED" w:rsidRPr="00781FAB" w:rsidRDefault="009B29ED" w:rsidP="009B29ED">
      <w:pPr>
        <w:rPr>
          <w:rFonts w:cstheme="minorHAnsi"/>
          <w:sz w:val="24"/>
          <w:szCs w:val="24"/>
        </w:rPr>
      </w:pPr>
      <w:r w:rsidRPr="00781FAB">
        <w:rPr>
          <w:rFonts w:cstheme="minorHAnsi"/>
          <w:sz w:val="24"/>
          <w:szCs w:val="24"/>
        </w:rPr>
        <w:t xml:space="preserve"> int count =0;</w:t>
      </w:r>
    </w:p>
    <w:p w14:paraId="78D816AE" w14:textId="77777777" w:rsidR="009B29ED" w:rsidRPr="00781FAB" w:rsidRDefault="009B29ED" w:rsidP="009B29ED">
      <w:pPr>
        <w:rPr>
          <w:rFonts w:cstheme="minorHAnsi"/>
          <w:sz w:val="24"/>
          <w:szCs w:val="24"/>
        </w:rPr>
      </w:pPr>
      <w:r w:rsidRPr="00781FAB">
        <w:rPr>
          <w:rFonts w:cstheme="minorHAnsi"/>
          <w:sz w:val="24"/>
          <w:szCs w:val="24"/>
        </w:rPr>
        <w:t>pthread_mutex_t lock;   // creating a mutex synchronization</w:t>
      </w:r>
    </w:p>
    <w:p w14:paraId="14EB074D"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1783D2A4" w14:textId="77777777" w:rsidR="009B29ED" w:rsidRPr="00781FAB" w:rsidRDefault="009B29ED" w:rsidP="009B29ED">
      <w:pPr>
        <w:rPr>
          <w:rFonts w:cstheme="minorHAnsi"/>
          <w:sz w:val="24"/>
          <w:szCs w:val="24"/>
        </w:rPr>
      </w:pPr>
      <w:r w:rsidRPr="00781FAB">
        <w:rPr>
          <w:rFonts w:cstheme="minorHAnsi"/>
          <w:sz w:val="24"/>
          <w:szCs w:val="24"/>
        </w:rPr>
        <w:t xml:space="preserve">// A normal C function that is executed as a thread  </w:t>
      </w:r>
    </w:p>
    <w:p w14:paraId="3734A3DD" w14:textId="77777777" w:rsidR="009B29ED" w:rsidRPr="00781FAB" w:rsidRDefault="009B29ED" w:rsidP="009B29ED">
      <w:pPr>
        <w:rPr>
          <w:rFonts w:cstheme="minorHAnsi"/>
          <w:sz w:val="24"/>
          <w:szCs w:val="24"/>
        </w:rPr>
      </w:pPr>
      <w:r w:rsidRPr="00781FAB">
        <w:rPr>
          <w:rFonts w:cstheme="minorHAnsi"/>
          <w:sz w:val="24"/>
          <w:szCs w:val="24"/>
        </w:rPr>
        <w:t xml:space="preserve">// when its name is specified in pthread_create() </w:t>
      </w:r>
    </w:p>
    <w:p w14:paraId="797F174B" w14:textId="77777777" w:rsidR="009B29ED" w:rsidRPr="00781FAB" w:rsidRDefault="009B29ED" w:rsidP="009B29ED">
      <w:pPr>
        <w:rPr>
          <w:rFonts w:cstheme="minorHAnsi"/>
          <w:sz w:val="24"/>
          <w:szCs w:val="24"/>
        </w:rPr>
      </w:pPr>
      <w:r w:rsidRPr="00781FAB">
        <w:rPr>
          <w:rFonts w:cstheme="minorHAnsi"/>
          <w:sz w:val="24"/>
          <w:szCs w:val="24"/>
        </w:rPr>
        <w:t xml:space="preserve">void *myThreadFun() </w:t>
      </w:r>
    </w:p>
    <w:p w14:paraId="1BAD996D"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6DE3A3C4" w14:textId="77777777" w:rsidR="009B29ED" w:rsidRPr="00781FAB" w:rsidRDefault="009B29ED" w:rsidP="009B29ED">
      <w:pPr>
        <w:rPr>
          <w:rFonts w:cstheme="minorHAnsi"/>
          <w:sz w:val="24"/>
          <w:szCs w:val="24"/>
        </w:rPr>
      </w:pPr>
      <w:r w:rsidRPr="00781FAB">
        <w:rPr>
          <w:rFonts w:cstheme="minorHAnsi"/>
          <w:sz w:val="24"/>
          <w:szCs w:val="24"/>
        </w:rPr>
        <w:t xml:space="preserve">    pthread_mutex_lock(&amp;lock);              // mutex lock function</w:t>
      </w:r>
    </w:p>
    <w:p w14:paraId="510E86BF" w14:textId="77777777" w:rsidR="009B29ED" w:rsidRPr="00781FAB" w:rsidRDefault="009B29ED" w:rsidP="009B29ED">
      <w:pPr>
        <w:rPr>
          <w:rFonts w:cstheme="minorHAnsi"/>
          <w:sz w:val="24"/>
          <w:szCs w:val="24"/>
        </w:rPr>
      </w:pPr>
      <w:r w:rsidRPr="00781FAB">
        <w:rPr>
          <w:rFonts w:cstheme="minorHAnsi"/>
          <w:sz w:val="24"/>
          <w:szCs w:val="24"/>
        </w:rPr>
        <w:t xml:space="preserve">    count=count + 1;</w:t>
      </w:r>
    </w:p>
    <w:p w14:paraId="355420A2"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7774B91F" w14:textId="77777777" w:rsidR="009B29ED" w:rsidRPr="00781FAB" w:rsidRDefault="009B29ED" w:rsidP="009B29ED">
      <w:pPr>
        <w:rPr>
          <w:rFonts w:cstheme="minorHAnsi"/>
          <w:sz w:val="24"/>
          <w:szCs w:val="24"/>
        </w:rPr>
      </w:pPr>
      <w:r w:rsidRPr="00781FAB">
        <w:rPr>
          <w:rFonts w:cstheme="minorHAnsi"/>
          <w:sz w:val="24"/>
          <w:szCs w:val="24"/>
        </w:rPr>
        <w:t xml:space="preserve">    printf("Thread %d has started\n",count);</w:t>
      </w:r>
    </w:p>
    <w:p w14:paraId="53EEC509"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0A09BDF8" w14:textId="77777777" w:rsidR="009B29ED" w:rsidRPr="00781FAB" w:rsidRDefault="009B29ED" w:rsidP="009B29ED">
      <w:pPr>
        <w:rPr>
          <w:rFonts w:cstheme="minorHAnsi"/>
          <w:sz w:val="24"/>
          <w:szCs w:val="24"/>
        </w:rPr>
      </w:pPr>
      <w:r w:rsidRPr="00781FAB">
        <w:rPr>
          <w:rFonts w:cstheme="minorHAnsi"/>
          <w:sz w:val="24"/>
          <w:szCs w:val="24"/>
        </w:rPr>
        <w:t xml:space="preserve">    sleep(1);</w:t>
      </w:r>
    </w:p>
    <w:p w14:paraId="32C98273" w14:textId="77777777" w:rsidR="009B29ED" w:rsidRPr="00781FAB" w:rsidRDefault="009B29ED" w:rsidP="009B29ED">
      <w:pPr>
        <w:rPr>
          <w:rFonts w:cstheme="minorHAnsi"/>
          <w:sz w:val="24"/>
          <w:szCs w:val="24"/>
        </w:rPr>
      </w:pPr>
      <w:r w:rsidRPr="00781FAB">
        <w:rPr>
          <w:rFonts w:cstheme="minorHAnsi"/>
          <w:sz w:val="24"/>
          <w:szCs w:val="24"/>
        </w:rPr>
        <w:t xml:space="preserve">    printf("Thread %d has been created\n",count); </w:t>
      </w:r>
    </w:p>
    <w:p w14:paraId="779E47D2" w14:textId="77777777" w:rsidR="009B29ED" w:rsidRPr="00781FAB" w:rsidRDefault="009B29ED" w:rsidP="009B29ED">
      <w:pPr>
        <w:rPr>
          <w:rFonts w:cstheme="minorHAnsi"/>
          <w:sz w:val="24"/>
          <w:szCs w:val="24"/>
        </w:rPr>
      </w:pPr>
      <w:r w:rsidRPr="00781FAB">
        <w:rPr>
          <w:rFonts w:cstheme="minorHAnsi"/>
          <w:sz w:val="24"/>
          <w:szCs w:val="24"/>
        </w:rPr>
        <w:t xml:space="preserve">   pthread_mutex_unlock(&amp;lock);                  // mutex release function</w:t>
      </w:r>
    </w:p>
    <w:p w14:paraId="0E363F86" w14:textId="77777777" w:rsidR="009B29ED" w:rsidRPr="00781FAB" w:rsidRDefault="009B29ED" w:rsidP="009B29ED">
      <w:pPr>
        <w:rPr>
          <w:rFonts w:cstheme="minorHAnsi"/>
          <w:sz w:val="24"/>
          <w:szCs w:val="24"/>
        </w:rPr>
      </w:pPr>
      <w:r w:rsidRPr="00781FAB">
        <w:rPr>
          <w:rFonts w:cstheme="minorHAnsi"/>
          <w:sz w:val="24"/>
          <w:szCs w:val="24"/>
        </w:rPr>
        <w:t xml:space="preserve">     return NULL; </w:t>
      </w:r>
    </w:p>
    <w:p w14:paraId="522FB173"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0AB76458"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38913619" w14:textId="77777777" w:rsidR="009B29ED" w:rsidRPr="00781FAB" w:rsidRDefault="009B29ED" w:rsidP="009B29ED">
      <w:pPr>
        <w:rPr>
          <w:rFonts w:cstheme="minorHAnsi"/>
          <w:sz w:val="24"/>
          <w:szCs w:val="24"/>
        </w:rPr>
      </w:pPr>
      <w:r w:rsidRPr="00781FAB">
        <w:rPr>
          <w:rFonts w:cstheme="minorHAnsi"/>
          <w:sz w:val="24"/>
          <w:szCs w:val="24"/>
        </w:rPr>
        <w:lastRenderedPageBreak/>
        <w:t xml:space="preserve">int main() </w:t>
      </w:r>
    </w:p>
    <w:p w14:paraId="35D5246A"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4CE2CD59" w14:textId="77777777" w:rsidR="009B29ED" w:rsidRPr="00781FAB" w:rsidRDefault="009B29ED" w:rsidP="009B29ED">
      <w:pPr>
        <w:rPr>
          <w:rFonts w:cstheme="minorHAnsi"/>
          <w:sz w:val="24"/>
          <w:szCs w:val="24"/>
        </w:rPr>
      </w:pPr>
      <w:r w:rsidRPr="00781FAB">
        <w:rPr>
          <w:rFonts w:cstheme="minorHAnsi"/>
          <w:sz w:val="24"/>
          <w:szCs w:val="24"/>
        </w:rPr>
        <w:t xml:space="preserve">    int i=0;</w:t>
      </w:r>
    </w:p>
    <w:p w14:paraId="33ECBD2E" w14:textId="77777777" w:rsidR="009B29ED" w:rsidRPr="00781FAB" w:rsidRDefault="009B29ED" w:rsidP="009B29ED">
      <w:pPr>
        <w:rPr>
          <w:rFonts w:cstheme="minorHAnsi"/>
          <w:sz w:val="24"/>
          <w:szCs w:val="24"/>
        </w:rPr>
      </w:pPr>
      <w:r w:rsidRPr="00781FAB">
        <w:rPr>
          <w:rFonts w:cstheme="minorHAnsi"/>
          <w:sz w:val="24"/>
          <w:szCs w:val="24"/>
        </w:rPr>
        <w:t xml:space="preserve">    printf("Before Thread\n"); </w:t>
      </w:r>
    </w:p>
    <w:p w14:paraId="1C224C21" w14:textId="77777777" w:rsidR="009B29ED" w:rsidRPr="00781FAB" w:rsidRDefault="009B29ED" w:rsidP="009B29ED">
      <w:pPr>
        <w:rPr>
          <w:rFonts w:cstheme="minorHAnsi"/>
          <w:sz w:val="24"/>
          <w:szCs w:val="24"/>
        </w:rPr>
      </w:pPr>
      <w:r w:rsidRPr="00781FAB">
        <w:rPr>
          <w:rFonts w:cstheme="minorHAnsi"/>
          <w:sz w:val="24"/>
          <w:szCs w:val="24"/>
        </w:rPr>
        <w:t xml:space="preserve">    pthread_mutex_init(&amp;lock, NULL);         // mutex initialization</w:t>
      </w:r>
    </w:p>
    <w:p w14:paraId="6ACF4D3A" w14:textId="77777777" w:rsidR="009B29ED" w:rsidRPr="00781FAB" w:rsidRDefault="009B29ED" w:rsidP="009B29ED">
      <w:pPr>
        <w:rPr>
          <w:rFonts w:cstheme="minorHAnsi"/>
          <w:sz w:val="24"/>
          <w:szCs w:val="24"/>
        </w:rPr>
      </w:pPr>
    </w:p>
    <w:p w14:paraId="2DD28F99" w14:textId="77777777" w:rsidR="009B29ED" w:rsidRPr="00781FAB" w:rsidRDefault="009B29ED" w:rsidP="009B29ED">
      <w:pPr>
        <w:rPr>
          <w:rFonts w:cstheme="minorHAnsi"/>
          <w:sz w:val="24"/>
          <w:szCs w:val="24"/>
        </w:rPr>
      </w:pPr>
      <w:r w:rsidRPr="00781FAB">
        <w:rPr>
          <w:rFonts w:cstheme="minorHAnsi"/>
          <w:sz w:val="24"/>
          <w:szCs w:val="24"/>
        </w:rPr>
        <w:t xml:space="preserve">    while(i &lt; 10)</w:t>
      </w:r>
    </w:p>
    <w:p w14:paraId="01DBBF38"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66438AA1" w14:textId="77777777" w:rsidR="009B29ED" w:rsidRPr="00781FAB" w:rsidRDefault="009B29ED" w:rsidP="009B29ED">
      <w:pPr>
        <w:rPr>
          <w:rFonts w:cstheme="minorHAnsi"/>
          <w:sz w:val="24"/>
          <w:szCs w:val="24"/>
        </w:rPr>
      </w:pPr>
      <w:r w:rsidRPr="00781FAB">
        <w:rPr>
          <w:rFonts w:cstheme="minorHAnsi"/>
          <w:sz w:val="24"/>
          <w:szCs w:val="24"/>
        </w:rPr>
        <w:t xml:space="preserve">    pthread_create(&amp;thread_id[i], NULL, myThreadFun, NULL);</w:t>
      </w:r>
    </w:p>
    <w:p w14:paraId="482A20AD" w14:textId="77777777" w:rsidR="009B29ED" w:rsidRPr="00781FAB" w:rsidRDefault="009B29ED" w:rsidP="009B29ED">
      <w:pPr>
        <w:rPr>
          <w:rFonts w:cstheme="minorHAnsi"/>
          <w:sz w:val="24"/>
          <w:szCs w:val="24"/>
        </w:rPr>
      </w:pPr>
      <w:r w:rsidRPr="00781FAB">
        <w:rPr>
          <w:rFonts w:cstheme="minorHAnsi"/>
          <w:sz w:val="24"/>
          <w:szCs w:val="24"/>
        </w:rPr>
        <w:t xml:space="preserve">    i++;</w:t>
      </w:r>
    </w:p>
    <w:p w14:paraId="133463B1"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5BE144C8" w14:textId="77777777" w:rsidR="009B29ED" w:rsidRPr="00781FAB" w:rsidRDefault="009B29ED" w:rsidP="009B29ED">
      <w:pPr>
        <w:rPr>
          <w:rFonts w:cstheme="minorHAnsi"/>
          <w:sz w:val="24"/>
          <w:szCs w:val="24"/>
        </w:rPr>
      </w:pPr>
    </w:p>
    <w:p w14:paraId="6C18916F"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pthread_join(thread_id[0], NULL); </w:t>
      </w:r>
    </w:p>
    <w:p w14:paraId="059034EE"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pthread_join(thread_id[1], NULL); </w:t>
      </w:r>
    </w:p>
    <w:p w14:paraId="084B4DA1"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pthread_join(thread_id[2], NULL); </w:t>
      </w:r>
    </w:p>
    <w:p w14:paraId="4BEDD1AF"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pthread_join(thread_id[3], NULL); </w:t>
      </w:r>
    </w:p>
    <w:p w14:paraId="7D920940"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pthread_join(thread_id[4], NULL); </w:t>
      </w:r>
    </w:p>
    <w:p w14:paraId="6679E4EB"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pthread_join(thread_id[5], NULL); </w:t>
      </w:r>
    </w:p>
    <w:p w14:paraId="6D4FF132"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pthread_join(thread_id[6], NULL); </w:t>
      </w:r>
    </w:p>
    <w:p w14:paraId="2EE50599"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pthread_join(thread_id[7], NULL); </w:t>
      </w:r>
    </w:p>
    <w:p w14:paraId="231490EE"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pthread_join(thread_id[8], NULL); </w:t>
      </w:r>
    </w:p>
    <w:p w14:paraId="6708C5D6"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pthread_join(thread_id[9], NULL); </w:t>
      </w:r>
    </w:p>
    <w:p w14:paraId="569A989A" w14:textId="77777777" w:rsidR="009B29ED" w:rsidRPr="00781FAB" w:rsidRDefault="009B29ED" w:rsidP="009B29ED">
      <w:pPr>
        <w:rPr>
          <w:rFonts w:cstheme="minorHAnsi"/>
          <w:sz w:val="24"/>
          <w:szCs w:val="24"/>
        </w:rPr>
      </w:pPr>
      <w:r w:rsidRPr="00781FAB">
        <w:rPr>
          <w:rFonts w:cstheme="minorHAnsi"/>
          <w:sz w:val="24"/>
          <w:szCs w:val="24"/>
        </w:rPr>
        <w:t xml:space="preserve">   pthread_mutex_destroy(&amp;lock);              // Destroying the mutex at the end</w:t>
      </w:r>
    </w:p>
    <w:p w14:paraId="03DD4170" w14:textId="77777777" w:rsidR="009B29ED" w:rsidRPr="00781FAB" w:rsidRDefault="009B29ED" w:rsidP="009B29ED">
      <w:pPr>
        <w:rPr>
          <w:rFonts w:cstheme="minorHAnsi"/>
          <w:sz w:val="24"/>
          <w:szCs w:val="24"/>
        </w:rPr>
      </w:pPr>
      <w:r w:rsidRPr="00781FAB">
        <w:rPr>
          <w:rFonts w:cstheme="minorHAnsi"/>
          <w:sz w:val="24"/>
          <w:szCs w:val="24"/>
        </w:rPr>
        <w:t xml:space="preserve">    printf("After Thread\n"); </w:t>
      </w:r>
    </w:p>
    <w:p w14:paraId="5A2411F8" w14:textId="77777777" w:rsidR="009B29ED" w:rsidRPr="00781FAB" w:rsidRDefault="009B29ED" w:rsidP="009B29ED">
      <w:pPr>
        <w:rPr>
          <w:rFonts w:cstheme="minorHAnsi"/>
          <w:sz w:val="24"/>
          <w:szCs w:val="24"/>
        </w:rPr>
      </w:pPr>
      <w:r w:rsidRPr="00781FAB">
        <w:rPr>
          <w:rFonts w:cstheme="minorHAnsi"/>
          <w:sz w:val="24"/>
          <w:szCs w:val="24"/>
        </w:rPr>
        <w:t xml:space="preserve">    return 0; </w:t>
      </w:r>
    </w:p>
    <w:p w14:paraId="34D23E59" w14:textId="77777777" w:rsidR="009B29ED" w:rsidRPr="00781FAB" w:rsidRDefault="009B29ED" w:rsidP="009B29ED">
      <w:pPr>
        <w:rPr>
          <w:rFonts w:cstheme="minorHAnsi"/>
          <w:sz w:val="24"/>
          <w:szCs w:val="24"/>
        </w:rPr>
      </w:pPr>
      <w:r w:rsidRPr="00781FAB">
        <w:rPr>
          <w:rFonts w:cstheme="minorHAnsi"/>
          <w:sz w:val="24"/>
          <w:szCs w:val="24"/>
        </w:rPr>
        <w:t>}</w:t>
      </w:r>
    </w:p>
    <w:p w14:paraId="00AE9B5A" w14:textId="3472A6A0" w:rsidR="008B774F" w:rsidRPr="00B01B53" w:rsidRDefault="008B774F">
      <w:pPr>
        <w:jc w:val="both"/>
        <w:rPr>
          <w:rFonts w:cstheme="minorHAnsi"/>
          <w:sz w:val="24"/>
          <w:szCs w:val="24"/>
        </w:rPr>
        <w:pPrChange w:id="375" w:author="Microsoft" w:date="2020-04-16T16:16:00Z">
          <w:pPr/>
        </w:pPrChange>
      </w:pPr>
      <w:r w:rsidRPr="00781FAB">
        <w:rPr>
          <w:rFonts w:cstheme="minorHAnsi"/>
          <w:sz w:val="24"/>
          <w:szCs w:val="24"/>
        </w:rPr>
        <w:t>Before the thread function you can notice mutex lock taking place which means one thread acquires the lock and doesn’t leave access to any other thread until it compl</w:t>
      </w:r>
      <w:r w:rsidR="000928F3" w:rsidRPr="00781FAB">
        <w:rPr>
          <w:rFonts w:cstheme="minorHAnsi"/>
          <w:sz w:val="24"/>
          <w:szCs w:val="24"/>
        </w:rPr>
        <w:t xml:space="preserve">etes and at the end of the function mutex releases the lock of that particular </w:t>
      </w:r>
      <w:commentRangeStart w:id="376"/>
      <w:r w:rsidR="000928F3" w:rsidRPr="00781FAB">
        <w:rPr>
          <w:rFonts w:cstheme="minorHAnsi"/>
          <w:sz w:val="24"/>
          <w:szCs w:val="24"/>
        </w:rPr>
        <w:t>thread and next thread will acquire the lock.</w:t>
      </w:r>
      <w:commentRangeEnd w:id="376"/>
      <w:r w:rsidR="007A6480" w:rsidRPr="00781FAB">
        <w:rPr>
          <w:rStyle w:val="CommentReference"/>
          <w:rFonts w:cstheme="minorHAnsi"/>
        </w:rPr>
        <w:commentReference w:id="376"/>
      </w:r>
      <w:r w:rsidR="000928F3" w:rsidRPr="00781FAB">
        <w:rPr>
          <w:rFonts w:cstheme="minorHAnsi"/>
          <w:sz w:val="24"/>
          <w:szCs w:val="24"/>
        </w:rPr>
        <w:t xml:space="preserve"> </w:t>
      </w:r>
      <w:r w:rsidRPr="0026078C">
        <w:rPr>
          <w:rFonts w:cstheme="minorHAnsi"/>
          <w:sz w:val="24"/>
          <w:szCs w:val="24"/>
        </w:rPr>
        <w:t>In figure 4 you can notice that mutex synchronization</w:t>
      </w:r>
      <w:r w:rsidR="000928F3" w:rsidRPr="00D55598">
        <w:rPr>
          <w:rFonts w:cstheme="minorHAnsi"/>
          <w:sz w:val="24"/>
          <w:szCs w:val="24"/>
        </w:rPr>
        <w:t xml:space="preserve"> makes the threads to execute in an orderly fashion.</w:t>
      </w:r>
      <w:ins w:id="377" w:author="Microsoft" w:date="2020-04-10T20:16:00Z">
        <w:r w:rsidR="00F633A9" w:rsidRPr="006274E9">
          <w:rPr>
            <w:rFonts w:cstheme="minorHAnsi"/>
            <w:sz w:val="24"/>
            <w:szCs w:val="24"/>
          </w:rPr>
          <w:t xml:space="preserve"> T</w:t>
        </w:r>
      </w:ins>
      <w:ins w:id="378" w:author="Microsoft" w:date="2020-04-10T20:17:00Z">
        <w:r w:rsidR="00F633A9" w:rsidRPr="00D604D6">
          <w:rPr>
            <w:rFonts w:cstheme="minorHAnsi"/>
            <w:sz w:val="24"/>
            <w:szCs w:val="24"/>
          </w:rPr>
          <w:t xml:space="preserve">he kernel decides which thread will execute next. So, the order </w:t>
        </w:r>
        <w:r w:rsidR="00F633A9" w:rsidRPr="00D604D6">
          <w:rPr>
            <w:rFonts w:cstheme="minorHAnsi"/>
            <w:sz w:val="24"/>
            <w:szCs w:val="24"/>
          </w:rPr>
          <w:lastRenderedPageBreak/>
          <w:t>in which the thread executes is unpredictable each and every</w:t>
        </w:r>
      </w:ins>
      <w:ins w:id="379" w:author="Microsoft" w:date="2020-04-10T20:19:00Z">
        <w:r w:rsidR="00C22704" w:rsidRPr="00D604D6">
          <w:rPr>
            <w:rFonts w:cstheme="minorHAnsi"/>
            <w:sz w:val="24"/>
            <w:szCs w:val="24"/>
          </w:rPr>
          <w:t xml:space="preserve"> </w:t>
        </w:r>
      </w:ins>
      <w:ins w:id="380" w:author="Microsoft" w:date="2020-04-10T20:17:00Z">
        <w:r w:rsidR="00F633A9" w:rsidRPr="00E577F9">
          <w:rPr>
            <w:rFonts w:cstheme="minorHAnsi"/>
            <w:sz w:val="24"/>
            <w:szCs w:val="24"/>
          </w:rPr>
          <w:t>time when we compile and try to run</w:t>
        </w:r>
      </w:ins>
      <w:ins w:id="381" w:author="Microsoft" w:date="2020-04-10T20:19:00Z">
        <w:r w:rsidR="00C22704" w:rsidRPr="00534B06">
          <w:rPr>
            <w:rFonts w:cstheme="minorHAnsi"/>
            <w:sz w:val="24"/>
            <w:szCs w:val="24"/>
          </w:rPr>
          <w:t>,</w:t>
        </w:r>
      </w:ins>
      <w:ins w:id="382" w:author="Microsoft" w:date="2020-04-10T20:17:00Z">
        <w:r w:rsidR="00F633A9" w:rsidRPr="00534B06">
          <w:rPr>
            <w:rFonts w:cstheme="minorHAnsi"/>
            <w:sz w:val="24"/>
            <w:szCs w:val="24"/>
          </w:rPr>
          <w:t xml:space="preserve"> the thread may </w:t>
        </w:r>
      </w:ins>
      <w:ins w:id="383" w:author="Microsoft" w:date="2020-04-10T20:19:00Z">
        <w:r w:rsidR="00F633A9" w:rsidRPr="00B01B53">
          <w:rPr>
            <w:rFonts w:cstheme="minorHAnsi"/>
            <w:sz w:val="24"/>
            <w:szCs w:val="24"/>
          </w:rPr>
          <w:t>execute in different order.</w:t>
        </w:r>
      </w:ins>
    </w:p>
    <w:p w14:paraId="458A75F4" w14:textId="77777777" w:rsidR="008B774F" w:rsidRPr="00781FAB" w:rsidRDefault="008B774F" w:rsidP="008B774F">
      <w:pPr>
        <w:keepNext/>
        <w:jc w:val="center"/>
        <w:rPr>
          <w:rFonts w:cstheme="minorHAnsi"/>
        </w:rPr>
      </w:pPr>
      <w:r w:rsidRPr="00781FAB">
        <w:rPr>
          <w:rFonts w:cstheme="minorHAnsi"/>
          <w:noProof/>
        </w:rPr>
        <w:drawing>
          <wp:inline distT="0" distB="0" distL="0" distR="0" wp14:anchorId="79D237F8" wp14:editId="10BA2BB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BDBFC90" w14:textId="77777777" w:rsidR="008B774F" w:rsidRPr="00781FAB" w:rsidRDefault="008B774F" w:rsidP="008B774F">
      <w:pPr>
        <w:pStyle w:val="Caption"/>
        <w:jc w:val="center"/>
        <w:rPr>
          <w:rFonts w:cstheme="minorHAnsi"/>
          <w:i w:val="0"/>
          <w:rPrChange w:id="384" w:author="Microsoft" w:date="2020-04-15T17:12:00Z">
            <w:rPr>
              <w:rFonts w:cstheme="minorHAnsi"/>
            </w:rPr>
          </w:rPrChange>
        </w:rPr>
      </w:pPr>
      <w:r w:rsidRPr="00781FAB">
        <w:rPr>
          <w:rFonts w:cstheme="minorHAnsi"/>
          <w:i w:val="0"/>
          <w:rPrChange w:id="385" w:author="Microsoft" w:date="2020-04-15T17:12:00Z">
            <w:rPr>
              <w:rFonts w:cstheme="minorHAnsi"/>
            </w:rPr>
          </w:rPrChange>
        </w:rPr>
        <w:t xml:space="preserve">Figure </w:t>
      </w:r>
      <w:r w:rsidRPr="00781FAB">
        <w:rPr>
          <w:rFonts w:cstheme="minorHAnsi"/>
          <w:i w:val="0"/>
          <w:rPrChange w:id="386" w:author="Microsoft" w:date="2020-04-15T17:12:00Z">
            <w:rPr>
              <w:rFonts w:cstheme="minorHAnsi"/>
            </w:rPr>
          </w:rPrChange>
        </w:rPr>
        <w:fldChar w:fldCharType="begin"/>
      </w:r>
      <w:r w:rsidRPr="00781FAB">
        <w:rPr>
          <w:rFonts w:cstheme="minorHAnsi"/>
          <w:i w:val="0"/>
          <w:rPrChange w:id="387" w:author="Microsoft" w:date="2020-04-15T17:12:00Z">
            <w:rPr>
              <w:rFonts w:cstheme="minorHAnsi"/>
            </w:rPr>
          </w:rPrChange>
        </w:rPr>
        <w:instrText xml:space="preserve"> SEQ Figure \* ARABIC </w:instrText>
      </w:r>
      <w:r w:rsidRPr="00781FAB">
        <w:rPr>
          <w:rFonts w:cstheme="minorHAnsi"/>
          <w:i w:val="0"/>
          <w:rPrChange w:id="388" w:author="Microsoft" w:date="2020-04-15T17:12:00Z">
            <w:rPr>
              <w:rFonts w:cstheme="minorHAnsi"/>
            </w:rPr>
          </w:rPrChange>
        </w:rPr>
        <w:fldChar w:fldCharType="separate"/>
      </w:r>
      <w:ins w:id="389" w:author="Microsoft" w:date="2020-04-15T17:35:00Z">
        <w:r w:rsidR="007F0C28">
          <w:rPr>
            <w:rFonts w:cstheme="minorHAnsi"/>
            <w:i w:val="0"/>
            <w:noProof/>
          </w:rPr>
          <w:t>4</w:t>
        </w:r>
      </w:ins>
      <w:del w:id="390" w:author="Microsoft" w:date="2020-04-14T19:16:00Z">
        <w:r w:rsidR="007B5422" w:rsidRPr="00781FAB" w:rsidDel="00A040DB">
          <w:rPr>
            <w:rFonts w:cstheme="minorHAnsi"/>
            <w:i w:val="0"/>
            <w:noProof/>
            <w:rPrChange w:id="391" w:author="Microsoft" w:date="2020-04-15T17:12:00Z">
              <w:rPr>
                <w:rFonts w:cstheme="minorHAnsi"/>
                <w:noProof/>
              </w:rPr>
            </w:rPrChange>
          </w:rPr>
          <w:delText>4</w:delText>
        </w:r>
      </w:del>
      <w:r w:rsidRPr="00781FAB">
        <w:rPr>
          <w:rFonts w:cstheme="minorHAnsi"/>
          <w:i w:val="0"/>
          <w:rPrChange w:id="392" w:author="Microsoft" w:date="2020-04-15T17:12:00Z">
            <w:rPr>
              <w:rFonts w:cstheme="minorHAnsi"/>
            </w:rPr>
          </w:rPrChange>
        </w:rPr>
        <w:fldChar w:fldCharType="end"/>
      </w:r>
      <w:r w:rsidRPr="00781FAB">
        <w:rPr>
          <w:rFonts w:cstheme="minorHAnsi"/>
          <w:i w:val="0"/>
          <w:rPrChange w:id="393" w:author="Microsoft" w:date="2020-04-15T17:12:00Z">
            <w:rPr>
              <w:rFonts w:cstheme="minorHAnsi"/>
            </w:rPr>
          </w:rPrChange>
        </w:rPr>
        <w:t>:</w:t>
      </w:r>
      <w:r w:rsidR="00131A85" w:rsidRPr="00781FAB">
        <w:rPr>
          <w:rFonts w:cstheme="minorHAnsi"/>
          <w:i w:val="0"/>
          <w:rPrChange w:id="394" w:author="Microsoft" w:date="2020-04-15T17:12:00Z">
            <w:rPr>
              <w:rFonts w:cstheme="minorHAnsi"/>
            </w:rPr>
          </w:rPrChange>
        </w:rPr>
        <w:t xml:space="preserve"> </w:t>
      </w:r>
      <w:r w:rsidRPr="00781FAB">
        <w:rPr>
          <w:rFonts w:cstheme="minorHAnsi"/>
          <w:i w:val="0"/>
          <w:rPrChange w:id="395" w:author="Microsoft" w:date="2020-04-15T17:12:00Z">
            <w:rPr>
              <w:rFonts w:cstheme="minorHAnsi"/>
            </w:rPr>
          </w:rPrChange>
        </w:rPr>
        <w:t>Mutex synchronization</w:t>
      </w:r>
    </w:p>
    <w:p w14:paraId="71750D55" w14:textId="005A96E5" w:rsidR="00131A85" w:rsidRPr="006274E9" w:rsidRDefault="00131A85">
      <w:pPr>
        <w:jc w:val="both"/>
        <w:rPr>
          <w:rFonts w:cstheme="minorHAnsi"/>
        </w:rPr>
        <w:pPrChange w:id="396" w:author="Microsoft" w:date="2020-04-16T16:17:00Z">
          <w:pPr/>
        </w:pPrChange>
      </w:pPr>
      <w:commentRangeStart w:id="397"/>
      <w:r w:rsidRPr="00781FAB">
        <w:rPr>
          <w:rFonts w:cstheme="minorHAnsi"/>
        </w:rPr>
        <w:t>This race condition in the above figure 3 can be solved using semaphore</w:t>
      </w:r>
      <w:r w:rsidR="00002AEF" w:rsidRPr="0026078C">
        <w:rPr>
          <w:rFonts w:cstheme="minorHAnsi"/>
        </w:rPr>
        <w:t xml:space="preserve"> synchroniza</w:t>
      </w:r>
      <w:r w:rsidR="00002AEF" w:rsidRPr="007F0C28">
        <w:rPr>
          <w:rFonts w:cstheme="minorHAnsi"/>
        </w:rPr>
        <w:t>tion mechanism too.</w:t>
      </w:r>
      <w:commentRangeEnd w:id="397"/>
      <w:r w:rsidR="007A6480" w:rsidRPr="00781FAB">
        <w:rPr>
          <w:rStyle w:val="CommentReference"/>
          <w:rFonts w:cstheme="minorHAnsi"/>
        </w:rPr>
        <w:commentReference w:id="397"/>
      </w:r>
      <w:ins w:id="398" w:author="Microsoft" w:date="2020-04-11T12:24:00Z">
        <w:r w:rsidR="005E3333" w:rsidRPr="00781FAB">
          <w:rPr>
            <w:rFonts w:cstheme="minorHAnsi"/>
          </w:rPr>
          <w:t xml:space="preserve"> As told before two or more threads are trying to </w:t>
        </w:r>
        <w:r w:rsidR="008549E2" w:rsidRPr="0026078C">
          <w:rPr>
            <w:rFonts w:cstheme="minorHAnsi"/>
          </w:rPr>
          <w:t xml:space="preserve">use </w:t>
        </w:r>
      </w:ins>
      <w:ins w:id="399" w:author="Microsoft" w:date="2020-04-11T12:25:00Z">
        <w:r w:rsidR="008549E2" w:rsidRPr="007F0C28">
          <w:rPr>
            <w:rFonts w:cstheme="minorHAnsi"/>
          </w:rPr>
          <w:t>or</w:t>
        </w:r>
      </w:ins>
      <w:ins w:id="400" w:author="Microsoft" w:date="2020-04-11T12:24:00Z">
        <w:r w:rsidR="005E3333" w:rsidRPr="00D55598">
          <w:rPr>
            <w:rFonts w:cstheme="minorHAnsi"/>
          </w:rPr>
          <w:t xml:space="preserve"> enter into critical section that </w:t>
        </w:r>
      </w:ins>
      <w:ins w:id="401" w:author="Microsoft" w:date="2020-04-11T12:25:00Z">
        <w:r w:rsidR="005E3333" w:rsidRPr="00FC394D">
          <w:rPr>
            <w:rFonts w:cstheme="minorHAnsi"/>
          </w:rPr>
          <w:t>i</w:t>
        </w:r>
      </w:ins>
      <w:ins w:id="402" w:author="Microsoft" w:date="2020-04-11T12:24:00Z">
        <w:r w:rsidR="005E3333" w:rsidRPr="00FC394D">
          <w:rPr>
            <w:rFonts w:cstheme="minorHAnsi"/>
          </w:rPr>
          <w:t>s the reason for race condition.</w:t>
        </w:r>
      </w:ins>
    </w:p>
    <w:p w14:paraId="328D5ACF" w14:textId="77777777" w:rsidR="00002AEF" w:rsidRPr="00D604D6" w:rsidRDefault="00002AEF" w:rsidP="00131A85">
      <w:pPr>
        <w:rPr>
          <w:rFonts w:cstheme="minorHAnsi"/>
        </w:rPr>
      </w:pPr>
    </w:p>
    <w:p w14:paraId="73E18473" w14:textId="77777777" w:rsidR="00131A85" w:rsidRPr="00D604D6" w:rsidRDefault="00131A85" w:rsidP="00131A85">
      <w:pPr>
        <w:rPr>
          <w:rFonts w:cstheme="minorHAnsi"/>
        </w:rPr>
      </w:pPr>
      <w:r w:rsidRPr="00D604D6">
        <w:rPr>
          <w:rFonts w:cstheme="minorHAnsi"/>
        </w:rPr>
        <w:t xml:space="preserve">#include &lt;stdio.h&gt; </w:t>
      </w:r>
    </w:p>
    <w:p w14:paraId="2DA31408" w14:textId="77777777" w:rsidR="00131A85" w:rsidRPr="00E577F9" w:rsidRDefault="00131A85" w:rsidP="00131A85">
      <w:pPr>
        <w:rPr>
          <w:rFonts w:cstheme="minorHAnsi"/>
        </w:rPr>
      </w:pPr>
      <w:r w:rsidRPr="00E577F9">
        <w:rPr>
          <w:rFonts w:cstheme="minorHAnsi"/>
        </w:rPr>
        <w:t xml:space="preserve">#include &lt;stdlib.h&gt; </w:t>
      </w:r>
    </w:p>
    <w:p w14:paraId="6444523E" w14:textId="77777777" w:rsidR="00131A85" w:rsidRPr="00781FAB" w:rsidRDefault="00131A85" w:rsidP="00131A85">
      <w:pPr>
        <w:rPr>
          <w:rFonts w:cstheme="minorHAnsi"/>
        </w:rPr>
      </w:pPr>
      <w:r w:rsidRPr="00781FAB">
        <w:rPr>
          <w:rFonts w:cstheme="minorHAnsi"/>
        </w:rPr>
        <w:t>#include &lt;semaphore.h&gt;</w:t>
      </w:r>
    </w:p>
    <w:p w14:paraId="2C13FE79" w14:textId="77777777" w:rsidR="00131A85" w:rsidRPr="00781FAB" w:rsidRDefault="00131A85" w:rsidP="00131A85">
      <w:pPr>
        <w:rPr>
          <w:rFonts w:cstheme="minorHAnsi"/>
        </w:rPr>
      </w:pPr>
      <w:r w:rsidRPr="00781FAB">
        <w:rPr>
          <w:rFonts w:cstheme="minorHAnsi"/>
        </w:rPr>
        <w:t xml:space="preserve">#include &lt;unistd.h&gt; </w:t>
      </w:r>
      <w:r w:rsidR="00E82551" w:rsidRPr="00781FAB">
        <w:rPr>
          <w:rFonts w:cstheme="minorHAnsi"/>
        </w:rPr>
        <w:t xml:space="preserve">    </w:t>
      </w:r>
      <w:r w:rsidRPr="00781FAB">
        <w:rPr>
          <w:rFonts w:cstheme="minorHAnsi"/>
        </w:rPr>
        <w:t xml:space="preserve"> //Header file for sleep(). man 3 sleep for details. </w:t>
      </w:r>
    </w:p>
    <w:p w14:paraId="16163BA8" w14:textId="77777777" w:rsidR="00131A85" w:rsidRPr="00781FAB" w:rsidRDefault="00131A85" w:rsidP="00131A85">
      <w:pPr>
        <w:rPr>
          <w:rFonts w:cstheme="minorHAnsi"/>
        </w:rPr>
      </w:pPr>
      <w:r w:rsidRPr="00781FAB">
        <w:rPr>
          <w:rFonts w:cstheme="minorHAnsi"/>
        </w:rPr>
        <w:t xml:space="preserve">#include &lt;pthread.h&gt; </w:t>
      </w:r>
    </w:p>
    <w:p w14:paraId="6DFB4B62" w14:textId="77777777" w:rsidR="00131A85" w:rsidRPr="00781FAB" w:rsidRDefault="00131A85" w:rsidP="00131A85">
      <w:pPr>
        <w:rPr>
          <w:rFonts w:cstheme="minorHAnsi"/>
        </w:rPr>
      </w:pPr>
    </w:p>
    <w:p w14:paraId="5C87E703" w14:textId="77777777" w:rsidR="00131A85" w:rsidRPr="00781FAB" w:rsidRDefault="00131A85" w:rsidP="00131A85">
      <w:pPr>
        <w:rPr>
          <w:rFonts w:cstheme="minorHAnsi"/>
        </w:rPr>
      </w:pPr>
      <w:r w:rsidRPr="00781FAB">
        <w:rPr>
          <w:rFonts w:cstheme="minorHAnsi"/>
        </w:rPr>
        <w:t>pthread_t thread_id[10];</w:t>
      </w:r>
    </w:p>
    <w:p w14:paraId="64B63408" w14:textId="77777777" w:rsidR="00131A85" w:rsidRPr="00781FAB" w:rsidRDefault="00131A85" w:rsidP="00131A85">
      <w:pPr>
        <w:rPr>
          <w:rFonts w:cstheme="minorHAnsi"/>
        </w:rPr>
      </w:pPr>
      <w:r w:rsidRPr="00781FAB">
        <w:rPr>
          <w:rFonts w:cstheme="minorHAnsi"/>
        </w:rPr>
        <w:t xml:space="preserve"> int count =0;</w:t>
      </w:r>
    </w:p>
    <w:p w14:paraId="3CF6FDDC" w14:textId="77777777" w:rsidR="00131A85" w:rsidRPr="00781FAB" w:rsidRDefault="00131A85" w:rsidP="00131A85">
      <w:pPr>
        <w:rPr>
          <w:rFonts w:cstheme="minorHAnsi"/>
        </w:rPr>
      </w:pPr>
      <w:r w:rsidRPr="00781FAB">
        <w:rPr>
          <w:rFonts w:cstheme="minorHAnsi"/>
        </w:rPr>
        <w:t xml:space="preserve">sem_t lock; </w:t>
      </w:r>
      <w:r w:rsidR="000A5E14" w:rsidRPr="00781FAB">
        <w:rPr>
          <w:rFonts w:cstheme="minorHAnsi"/>
        </w:rPr>
        <w:t xml:space="preserve"> </w:t>
      </w:r>
    </w:p>
    <w:p w14:paraId="6A75AA6D" w14:textId="77777777" w:rsidR="00131A85" w:rsidRPr="00781FAB" w:rsidRDefault="00131A85" w:rsidP="00131A85">
      <w:pPr>
        <w:rPr>
          <w:rFonts w:cstheme="minorHAnsi"/>
        </w:rPr>
      </w:pPr>
    </w:p>
    <w:p w14:paraId="3F17F8B5" w14:textId="77777777" w:rsidR="00131A85" w:rsidRPr="00781FAB" w:rsidRDefault="00131A85" w:rsidP="00131A85">
      <w:pPr>
        <w:rPr>
          <w:rFonts w:cstheme="minorHAnsi"/>
        </w:rPr>
      </w:pPr>
    </w:p>
    <w:p w14:paraId="15ACFAD1" w14:textId="77777777" w:rsidR="00131A85" w:rsidRPr="00781FAB" w:rsidRDefault="00131A85" w:rsidP="00131A85">
      <w:pPr>
        <w:rPr>
          <w:rFonts w:cstheme="minorHAnsi"/>
        </w:rPr>
      </w:pPr>
      <w:r w:rsidRPr="00781FAB">
        <w:rPr>
          <w:rFonts w:cstheme="minorHAnsi"/>
        </w:rPr>
        <w:t xml:space="preserve">  </w:t>
      </w:r>
    </w:p>
    <w:p w14:paraId="281EED35" w14:textId="77777777" w:rsidR="00131A85" w:rsidRPr="00781FAB" w:rsidRDefault="00131A85" w:rsidP="00131A85">
      <w:pPr>
        <w:rPr>
          <w:rFonts w:cstheme="minorHAnsi"/>
        </w:rPr>
      </w:pPr>
      <w:r w:rsidRPr="00781FAB">
        <w:rPr>
          <w:rFonts w:cstheme="minorHAnsi"/>
        </w:rPr>
        <w:t xml:space="preserve">// A normal C function that is executed as a thread  </w:t>
      </w:r>
    </w:p>
    <w:p w14:paraId="457ED675" w14:textId="77777777" w:rsidR="00131A85" w:rsidRPr="00781FAB" w:rsidRDefault="00131A85" w:rsidP="00131A85">
      <w:pPr>
        <w:rPr>
          <w:rFonts w:cstheme="minorHAnsi"/>
        </w:rPr>
      </w:pPr>
      <w:r w:rsidRPr="00781FAB">
        <w:rPr>
          <w:rFonts w:cstheme="minorHAnsi"/>
        </w:rPr>
        <w:lastRenderedPageBreak/>
        <w:t xml:space="preserve">// when its name is specified in pthread_create() </w:t>
      </w:r>
    </w:p>
    <w:p w14:paraId="2DF615EE" w14:textId="77777777" w:rsidR="00131A85" w:rsidRPr="00781FAB" w:rsidRDefault="00131A85" w:rsidP="00131A85">
      <w:pPr>
        <w:rPr>
          <w:rFonts w:cstheme="minorHAnsi"/>
        </w:rPr>
      </w:pPr>
      <w:r w:rsidRPr="00781FAB">
        <w:rPr>
          <w:rFonts w:cstheme="minorHAnsi"/>
        </w:rPr>
        <w:t xml:space="preserve">void *myThreadFun() </w:t>
      </w:r>
    </w:p>
    <w:p w14:paraId="54B4139E" w14:textId="77777777" w:rsidR="00131A85" w:rsidRPr="00781FAB" w:rsidRDefault="00131A85" w:rsidP="00131A85">
      <w:pPr>
        <w:rPr>
          <w:rFonts w:cstheme="minorHAnsi"/>
        </w:rPr>
      </w:pPr>
      <w:r w:rsidRPr="00781FAB">
        <w:rPr>
          <w:rFonts w:cstheme="minorHAnsi"/>
        </w:rPr>
        <w:t xml:space="preserve">{ </w:t>
      </w:r>
    </w:p>
    <w:p w14:paraId="1B616B2B" w14:textId="77777777" w:rsidR="00131A85" w:rsidRPr="00781FAB" w:rsidRDefault="00131A85" w:rsidP="00131A85">
      <w:pPr>
        <w:rPr>
          <w:rFonts w:cstheme="minorHAnsi"/>
        </w:rPr>
      </w:pPr>
      <w:r w:rsidRPr="00781FAB">
        <w:rPr>
          <w:rFonts w:cstheme="minorHAnsi"/>
        </w:rPr>
        <w:t xml:space="preserve">    sem_wait(&amp;lock);</w:t>
      </w:r>
      <w:r w:rsidR="00441A16" w:rsidRPr="00781FAB">
        <w:rPr>
          <w:rFonts w:cstheme="minorHAnsi"/>
        </w:rPr>
        <w:t xml:space="preserve">       // makes the other threads to wait  </w:t>
      </w:r>
    </w:p>
    <w:p w14:paraId="03591123" w14:textId="77777777" w:rsidR="00131A85" w:rsidRPr="00781FAB" w:rsidRDefault="00131A85" w:rsidP="00131A85">
      <w:pPr>
        <w:rPr>
          <w:rFonts w:cstheme="minorHAnsi"/>
        </w:rPr>
      </w:pPr>
      <w:r w:rsidRPr="00781FAB">
        <w:rPr>
          <w:rFonts w:cstheme="minorHAnsi"/>
        </w:rPr>
        <w:t xml:space="preserve">    count=count + 1;</w:t>
      </w:r>
    </w:p>
    <w:p w14:paraId="0AF32E41" w14:textId="77777777" w:rsidR="00131A85" w:rsidRPr="00781FAB" w:rsidRDefault="00131A85" w:rsidP="00131A85">
      <w:pPr>
        <w:rPr>
          <w:rFonts w:cstheme="minorHAnsi"/>
        </w:rPr>
      </w:pPr>
      <w:r w:rsidRPr="00781FAB">
        <w:rPr>
          <w:rFonts w:cstheme="minorHAnsi"/>
        </w:rPr>
        <w:t xml:space="preserve">    </w:t>
      </w:r>
    </w:p>
    <w:p w14:paraId="2E42327B" w14:textId="77777777" w:rsidR="00131A85" w:rsidRPr="00781FAB" w:rsidRDefault="00131A85" w:rsidP="00131A85">
      <w:pPr>
        <w:rPr>
          <w:rFonts w:cstheme="minorHAnsi"/>
        </w:rPr>
      </w:pPr>
      <w:r w:rsidRPr="00781FAB">
        <w:rPr>
          <w:rFonts w:cstheme="minorHAnsi"/>
        </w:rPr>
        <w:t xml:space="preserve">    printf("Thread %d has started\n",count);</w:t>
      </w:r>
    </w:p>
    <w:p w14:paraId="3C975B5F" w14:textId="77777777" w:rsidR="00131A85" w:rsidRPr="00781FAB" w:rsidRDefault="00131A85" w:rsidP="00131A85">
      <w:pPr>
        <w:rPr>
          <w:rFonts w:cstheme="minorHAnsi"/>
        </w:rPr>
      </w:pPr>
      <w:r w:rsidRPr="00781FAB">
        <w:rPr>
          <w:rFonts w:cstheme="minorHAnsi"/>
        </w:rPr>
        <w:t xml:space="preserve">    </w:t>
      </w:r>
    </w:p>
    <w:p w14:paraId="15991851" w14:textId="77777777" w:rsidR="00131A85" w:rsidRPr="00781FAB" w:rsidRDefault="00131A85" w:rsidP="00131A85">
      <w:pPr>
        <w:rPr>
          <w:rFonts w:cstheme="minorHAnsi"/>
        </w:rPr>
      </w:pPr>
      <w:r w:rsidRPr="00781FAB">
        <w:rPr>
          <w:rFonts w:cstheme="minorHAnsi"/>
        </w:rPr>
        <w:t xml:space="preserve">    sleep(1);</w:t>
      </w:r>
    </w:p>
    <w:p w14:paraId="2D4695DF" w14:textId="77777777" w:rsidR="00131A85" w:rsidRPr="00781FAB" w:rsidRDefault="00131A85" w:rsidP="00131A85">
      <w:pPr>
        <w:rPr>
          <w:rFonts w:cstheme="minorHAnsi"/>
        </w:rPr>
      </w:pPr>
      <w:r w:rsidRPr="00781FAB">
        <w:rPr>
          <w:rFonts w:cstheme="minorHAnsi"/>
        </w:rPr>
        <w:t xml:space="preserve">    printf("Thread %d has been created\n",count); </w:t>
      </w:r>
    </w:p>
    <w:p w14:paraId="07F05991" w14:textId="77777777" w:rsidR="00131A85" w:rsidRPr="00781FAB" w:rsidRDefault="00131A85" w:rsidP="00131A85">
      <w:pPr>
        <w:rPr>
          <w:rFonts w:cstheme="minorHAnsi"/>
        </w:rPr>
      </w:pPr>
      <w:r w:rsidRPr="00781FAB">
        <w:rPr>
          <w:rFonts w:cstheme="minorHAnsi"/>
        </w:rPr>
        <w:t xml:space="preserve">   sem_post(&amp;lock);</w:t>
      </w:r>
      <w:r w:rsidR="00441A16" w:rsidRPr="00781FAB">
        <w:rPr>
          <w:rFonts w:cstheme="minorHAnsi"/>
        </w:rPr>
        <w:t xml:space="preserve">    // releases the thread that has executed and produced result.</w:t>
      </w:r>
    </w:p>
    <w:p w14:paraId="2AA8C314" w14:textId="77777777" w:rsidR="00131A85" w:rsidRPr="00781FAB" w:rsidRDefault="00131A85" w:rsidP="00131A85">
      <w:pPr>
        <w:rPr>
          <w:rFonts w:cstheme="minorHAnsi"/>
        </w:rPr>
      </w:pPr>
      <w:r w:rsidRPr="00781FAB">
        <w:rPr>
          <w:rFonts w:cstheme="minorHAnsi"/>
        </w:rPr>
        <w:t xml:space="preserve">     return NULL; </w:t>
      </w:r>
    </w:p>
    <w:p w14:paraId="2750A0F9" w14:textId="77777777" w:rsidR="00131A85" w:rsidRPr="00781FAB" w:rsidRDefault="00131A85" w:rsidP="00131A85">
      <w:pPr>
        <w:rPr>
          <w:rFonts w:cstheme="minorHAnsi"/>
        </w:rPr>
      </w:pPr>
      <w:r w:rsidRPr="00781FAB">
        <w:rPr>
          <w:rFonts w:cstheme="minorHAnsi"/>
        </w:rPr>
        <w:t xml:space="preserve">} </w:t>
      </w:r>
    </w:p>
    <w:p w14:paraId="5B3C279A" w14:textId="77777777" w:rsidR="00131A85" w:rsidRPr="00781FAB" w:rsidRDefault="00131A85" w:rsidP="00131A85">
      <w:pPr>
        <w:rPr>
          <w:rFonts w:cstheme="minorHAnsi"/>
        </w:rPr>
      </w:pPr>
      <w:r w:rsidRPr="00781FAB">
        <w:rPr>
          <w:rFonts w:cstheme="minorHAnsi"/>
        </w:rPr>
        <w:t xml:space="preserve">   </w:t>
      </w:r>
    </w:p>
    <w:p w14:paraId="2DC83329" w14:textId="77777777" w:rsidR="00131A85" w:rsidRPr="00781FAB" w:rsidRDefault="00131A85" w:rsidP="00131A85">
      <w:pPr>
        <w:rPr>
          <w:rFonts w:cstheme="minorHAnsi"/>
        </w:rPr>
      </w:pPr>
      <w:r w:rsidRPr="00781FAB">
        <w:rPr>
          <w:rFonts w:cstheme="minorHAnsi"/>
        </w:rPr>
        <w:t xml:space="preserve">int main() </w:t>
      </w:r>
    </w:p>
    <w:p w14:paraId="745F7B2A" w14:textId="77777777" w:rsidR="00131A85" w:rsidRPr="00781FAB" w:rsidRDefault="00131A85" w:rsidP="00131A85">
      <w:pPr>
        <w:rPr>
          <w:rFonts w:cstheme="minorHAnsi"/>
        </w:rPr>
      </w:pPr>
      <w:r w:rsidRPr="00781FAB">
        <w:rPr>
          <w:rFonts w:cstheme="minorHAnsi"/>
        </w:rPr>
        <w:t xml:space="preserve">{ </w:t>
      </w:r>
    </w:p>
    <w:p w14:paraId="0E050135" w14:textId="77777777" w:rsidR="00131A85" w:rsidRPr="00781FAB" w:rsidRDefault="00131A85" w:rsidP="00131A85">
      <w:pPr>
        <w:rPr>
          <w:rFonts w:cstheme="minorHAnsi"/>
        </w:rPr>
      </w:pPr>
      <w:r w:rsidRPr="00781FAB">
        <w:rPr>
          <w:rFonts w:cstheme="minorHAnsi"/>
        </w:rPr>
        <w:t xml:space="preserve">    int i=0;</w:t>
      </w:r>
    </w:p>
    <w:p w14:paraId="710C06F9" w14:textId="77777777" w:rsidR="00131A85" w:rsidRPr="00781FAB" w:rsidRDefault="00131A85" w:rsidP="00131A85">
      <w:pPr>
        <w:rPr>
          <w:rFonts w:cstheme="minorHAnsi"/>
        </w:rPr>
      </w:pPr>
      <w:r w:rsidRPr="00781FAB">
        <w:rPr>
          <w:rFonts w:cstheme="minorHAnsi"/>
        </w:rPr>
        <w:t xml:space="preserve">    printf("Before Thread\n"); </w:t>
      </w:r>
    </w:p>
    <w:p w14:paraId="75746B8D" w14:textId="77777777" w:rsidR="000A5E14" w:rsidRPr="00781FAB" w:rsidRDefault="00131A85" w:rsidP="00131A85">
      <w:pPr>
        <w:rPr>
          <w:rFonts w:cstheme="minorHAnsi"/>
        </w:rPr>
      </w:pPr>
      <w:r w:rsidRPr="00781FAB">
        <w:rPr>
          <w:rFonts w:cstheme="minorHAnsi"/>
        </w:rPr>
        <w:t xml:space="preserve">    sem_init(&amp;lock, 0,1);</w:t>
      </w:r>
      <w:r w:rsidR="000A5E14" w:rsidRPr="00781FAB">
        <w:rPr>
          <w:rFonts w:cstheme="minorHAnsi"/>
        </w:rPr>
        <w:t xml:space="preserve">    </w:t>
      </w:r>
    </w:p>
    <w:p w14:paraId="0E4EEC0C" w14:textId="77777777" w:rsidR="00131A85" w:rsidRPr="00781FAB" w:rsidRDefault="00DE35AC" w:rsidP="00131A85">
      <w:pPr>
        <w:rPr>
          <w:rFonts w:cstheme="minorHAnsi"/>
        </w:rPr>
      </w:pPr>
      <w:r w:rsidRPr="00781FAB">
        <w:rPr>
          <w:rFonts w:cstheme="minorHAnsi"/>
        </w:rPr>
        <w:t xml:space="preserve">  /*</w:t>
      </w:r>
      <w:r w:rsidR="000A5E14" w:rsidRPr="00781FAB">
        <w:rPr>
          <w:rFonts w:cstheme="minorHAnsi"/>
        </w:rPr>
        <w:t xml:space="preserve"> initiating the semaphore and 1 represents only one thread can enter inside critical section at a time</w:t>
      </w:r>
      <w:r w:rsidRPr="00781FAB">
        <w:rPr>
          <w:rFonts w:cstheme="minorHAnsi"/>
        </w:rPr>
        <w:t xml:space="preserve"> */</w:t>
      </w:r>
    </w:p>
    <w:p w14:paraId="04C24A86" w14:textId="77777777" w:rsidR="00131A85" w:rsidRPr="00781FAB" w:rsidRDefault="00131A85" w:rsidP="00131A85">
      <w:pPr>
        <w:rPr>
          <w:rFonts w:cstheme="minorHAnsi"/>
        </w:rPr>
      </w:pPr>
      <w:r w:rsidRPr="00781FAB">
        <w:rPr>
          <w:rFonts w:cstheme="minorHAnsi"/>
        </w:rPr>
        <w:t xml:space="preserve">    while(i &lt; 10)</w:t>
      </w:r>
    </w:p>
    <w:p w14:paraId="2CB1B911" w14:textId="77777777" w:rsidR="00131A85" w:rsidRPr="00781FAB" w:rsidRDefault="00131A85" w:rsidP="00131A85">
      <w:pPr>
        <w:rPr>
          <w:rFonts w:cstheme="minorHAnsi"/>
        </w:rPr>
      </w:pPr>
      <w:r w:rsidRPr="00781FAB">
        <w:rPr>
          <w:rFonts w:cstheme="minorHAnsi"/>
        </w:rPr>
        <w:t xml:space="preserve">    {</w:t>
      </w:r>
    </w:p>
    <w:p w14:paraId="39159878" w14:textId="77777777" w:rsidR="00131A85" w:rsidRPr="00781FAB" w:rsidRDefault="00131A85" w:rsidP="00131A85">
      <w:pPr>
        <w:rPr>
          <w:rFonts w:cstheme="minorHAnsi"/>
        </w:rPr>
      </w:pPr>
      <w:r w:rsidRPr="00781FAB">
        <w:rPr>
          <w:rFonts w:cstheme="minorHAnsi"/>
        </w:rPr>
        <w:t xml:space="preserve">    pthread_create(&amp;thread_id[i], NULL, myThreadFun, NULL);</w:t>
      </w:r>
    </w:p>
    <w:p w14:paraId="0C86FE87" w14:textId="77777777" w:rsidR="00131A85" w:rsidRPr="00781FAB" w:rsidRDefault="00131A85" w:rsidP="00131A85">
      <w:pPr>
        <w:rPr>
          <w:rFonts w:cstheme="minorHAnsi"/>
        </w:rPr>
      </w:pPr>
      <w:r w:rsidRPr="00781FAB">
        <w:rPr>
          <w:rFonts w:cstheme="minorHAnsi"/>
        </w:rPr>
        <w:t xml:space="preserve">    i++;</w:t>
      </w:r>
    </w:p>
    <w:p w14:paraId="31DF26BC" w14:textId="77777777" w:rsidR="00131A85" w:rsidRPr="00781FAB" w:rsidRDefault="00131A85" w:rsidP="00131A85">
      <w:pPr>
        <w:rPr>
          <w:rFonts w:cstheme="minorHAnsi"/>
        </w:rPr>
      </w:pPr>
      <w:r w:rsidRPr="00781FAB">
        <w:rPr>
          <w:rFonts w:cstheme="minorHAnsi"/>
        </w:rPr>
        <w:t xml:space="preserve">    }</w:t>
      </w:r>
    </w:p>
    <w:p w14:paraId="58DDBBC8" w14:textId="77777777" w:rsidR="00131A85" w:rsidRPr="00781FAB" w:rsidRDefault="00131A85" w:rsidP="00131A85">
      <w:pPr>
        <w:rPr>
          <w:rFonts w:cstheme="minorHAnsi"/>
        </w:rPr>
      </w:pPr>
    </w:p>
    <w:p w14:paraId="4D79DE6B" w14:textId="77777777" w:rsidR="00131A85" w:rsidRPr="00781FAB" w:rsidRDefault="00131A85" w:rsidP="00131A85">
      <w:pPr>
        <w:rPr>
          <w:rFonts w:cstheme="minorHAnsi"/>
        </w:rPr>
      </w:pPr>
      <w:r w:rsidRPr="00781FAB">
        <w:rPr>
          <w:rFonts w:cstheme="minorHAnsi"/>
        </w:rPr>
        <w:t xml:space="preserve">    pthread_join(thread_id[0], NULL); </w:t>
      </w:r>
    </w:p>
    <w:p w14:paraId="575684E3" w14:textId="77777777" w:rsidR="00131A85" w:rsidRPr="00781FAB" w:rsidRDefault="00131A85" w:rsidP="00131A85">
      <w:pPr>
        <w:rPr>
          <w:rFonts w:cstheme="minorHAnsi"/>
        </w:rPr>
      </w:pPr>
      <w:r w:rsidRPr="00781FAB">
        <w:rPr>
          <w:rFonts w:cstheme="minorHAnsi"/>
        </w:rPr>
        <w:t xml:space="preserve">    pthread_join(thread_id[1], NULL); </w:t>
      </w:r>
    </w:p>
    <w:p w14:paraId="2D34E663" w14:textId="77777777" w:rsidR="00131A85" w:rsidRPr="00781FAB" w:rsidRDefault="00131A85" w:rsidP="00131A85">
      <w:pPr>
        <w:rPr>
          <w:rFonts w:cstheme="minorHAnsi"/>
        </w:rPr>
      </w:pPr>
      <w:r w:rsidRPr="00781FAB">
        <w:rPr>
          <w:rFonts w:cstheme="minorHAnsi"/>
        </w:rPr>
        <w:t xml:space="preserve">    pthread_join(thread_id[2], NULL); </w:t>
      </w:r>
    </w:p>
    <w:p w14:paraId="61772959" w14:textId="77777777" w:rsidR="00131A85" w:rsidRPr="00781FAB" w:rsidRDefault="00131A85" w:rsidP="00131A85">
      <w:pPr>
        <w:rPr>
          <w:rFonts w:cstheme="minorHAnsi"/>
        </w:rPr>
      </w:pPr>
      <w:r w:rsidRPr="00781FAB">
        <w:rPr>
          <w:rFonts w:cstheme="minorHAnsi"/>
        </w:rPr>
        <w:t xml:space="preserve">    pthread_join(thread_id[3], NULL); </w:t>
      </w:r>
    </w:p>
    <w:p w14:paraId="337A1CD1" w14:textId="77777777" w:rsidR="00131A85" w:rsidRPr="00781FAB" w:rsidRDefault="00131A85" w:rsidP="00131A85">
      <w:pPr>
        <w:rPr>
          <w:rFonts w:cstheme="minorHAnsi"/>
        </w:rPr>
      </w:pPr>
      <w:r w:rsidRPr="00781FAB">
        <w:rPr>
          <w:rFonts w:cstheme="minorHAnsi"/>
        </w:rPr>
        <w:lastRenderedPageBreak/>
        <w:t xml:space="preserve">    pthread_join(thread_id[4], NULL); </w:t>
      </w:r>
    </w:p>
    <w:p w14:paraId="6EB03D76" w14:textId="77777777" w:rsidR="00131A85" w:rsidRPr="00781FAB" w:rsidRDefault="00131A85" w:rsidP="00131A85">
      <w:pPr>
        <w:rPr>
          <w:rFonts w:cstheme="minorHAnsi"/>
        </w:rPr>
      </w:pPr>
      <w:r w:rsidRPr="00781FAB">
        <w:rPr>
          <w:rFonts w:cstheme="minorHAnsi"/>
        </w:rPr>
        <w:t xml:space="preserve">    pthread_join(thread_id[5], NULL); </w:t>
      </w:r>
    </w:p>
    <w:p w14:paraId="7A32D944" w14:textId="77777777" w:rsidR="00131A85" w:rsidRPr="00781FAB" w:rsidRDefault="00131A85" w:rsidP="00131A85">
      <w:pPr>
        <w:rPr>
          <w:rFonts w:cstheme="minorHAnsi"/>
        </w:rPr>
      </w:pPr>
      <w:r w:rsidRPr="00781FAB">
        <w:rPr>
          <w:rFonts w:cstheme="minorHAnsi"/>
        </w:rPr>
        <w:t xml:space="preserve">    pthread_join(thread_id[6], NULL); </w:t>
      </w:r>
    </w:p>
    <w:p w14:paraId="0BC5FA38" w14:textId="77777777" w:rsidR="00131A85" w:rsidRPr="00781FAB" w:rsidRDefault="00131A85" w:rsidP="00131A85">
      <w:pPr>
        <w:rPr>
          <w:rFonts w:cstheme="minorHAnsi"/>
        </w:rPr>
      </w:pPr>
      <w:r w:rsidRPr="00781FAB">
        <w:rPr>
          <w:rFonts w:cstheme="minorHAnsi"/>
        </w:rPr>
        <w:t xml:space="preserve">    pthread_join(thread_id[7], NULL); </w:t>
      </w:r>
    </w:p>
    <w:p w14:paraId="451CFB34" w14:textId="77777777" w:rsidR="00131A85" w:rsidRPr="00781FAB" w:rsidRDefault="00131A85" w:rsidP="00131A85">
      <w:pPr>
        <w:rPr>
          <w:rFonts w:cstheme="minorHAnsi"/>
        </w:rPr>
      </w:pPr>
      <w:r w:rsidRPr="00781FAB">
        <w:rPr>
          <w:rFonts w:cstheme="minorHAnsi"/>
        </w:rPr>
        <w:t xml:space="preserve">    pthread_join(thread_id[8], NULL); </w:t>
      </w:r>
    </w:p>
    <w:p w14:paraId="03DDD0F6" w14:textId="77777777" w:rsidR="00131A85" w:rsidRPr="00781FAB" w:rsidRDefault="00131A85" w:rsidP="00131A85">
      <w:pPr>
        <w:rPr>
          <w:rFonts w:cstheme="minorHAnsi"/>
        </w:rPr>
      </w:pPr>
      <w:r w:rsidRPr="00781FAB">
        <w:rPr>
          <w:rFonts w:cstheme="minorHAnsi"/>
        </w:rPr>
        <w:t xml:space="preserve">    pthread_join(thread_id[9], NULL); </w:t>
      </w:r>
    </w:p>
    <w:p w14:paraId="6FA62363" w14:textId="77777777" w:rsidR="00131A85" w:rsidRPr="00781FAB" w:rsidRDefault="00131A85" w:rsidP="00131A85">
      <w:pPr>
        <w:rPr>
          <w:rFonts w:cstheme="minorHAnsi"/>
        </w:rPr>
      </w:pPr>
      <w:r w:rsidRPr="00781FAB">
        <w:rPr>
          <w:rFonts w:cstheme="minorHAnsi"/>
        </w:rPr>
        <w:t xml:space="preserve">    sem_destroy(&amp;lock);</w:t>
      </w:r>
    </w:p>
    <w:p w14:paraId="53A88BBE" w14:textId="77777777" w:rsidR="00131A85" w:rsidRPr="00781FAB" w:rsidRDefault="00131A85" w:rsidP="00131A85">
      <w:pPr>
        <w:rPr>
          <w:rFonts w:cstheme="minorHAnsi"/>
        </w:rPr>
      </w:pPr>
    </w:p>
    <w:p w14:paraId="0405DEC1" w14:textId="77777777" w:rsidR="00131A85" w:rsidRPr="00781FAB" w:rsidRDefault="00131A85" w:rsidP="00131A85">
      <w:pPr>
        <w:rPr>
          <w:rFonts w:cstheme="minorHAnsi"/>
        </w:rPr>
      </w:pPr>
      <w:r w:rsidRPr="00781FAB">
        <w:rPr>
          <w:rFonts w:cstheme="minorHAnsi"/>
        </w:rPr>
        <w:t xml:space="preserve">    printf("After Thread\n"); </w:t>
      </w:r>
    </w:p>
    <w:p w14:paraId="703F46B6" w14:textId="77777777" w:rsidR="00131A85" w:rsidRPr="00781FAB" w:rsidRDefault="00131A85" w:rsidP="00131A85">
      <w:pPr>
        <w:rPr>
          <w:rFonts w:cstheme="minorHAnsi"/>
        </w:rPr>
      </w:pPr>
      <w:r w:rsidRPr="00781FAB">
        <w:rPr>
          <w:rFonts w:cstheme="minorHAnsi"/>
        </w:rPr>
        <w:t xml:space="preserve">    return 0; </w:t>
      </w:r>
    </w:p>
    <w:p w14:paraId="4688A196" w14:textId="77777777" w:rsidR="00131A85" w:rsidRPr="00781FAB" w:rsidRDefault="00131A85" w:rsidP="00131A85">
      <w:pPr>
        <w:rPr>
          <w:rFonts w:cstheme="minorHAnsi"/>
        </w:rPr>
      </w:pPr>
      <w:r w:rsidRPr="00781FAB">
        <w:rPr>
          <w:rFonts w:cstheme="minorHAnsi"/>
        </w:rPr>
        <w:t>}</w:t>
      </w:r>
    </w:p>
    <w:p w14:paraId="02ABDFDF" w14:textId="77777777" w:rsidR="007F5712" w:rsidRPr="00781FAB" w:rsidRDefault="007F5712" w:rsidP="007F5712">
      <w:pPr>
        <w:keepNext/>
        <w:rPr>
          <w:rFonts w:cstheme="minorHAnsi"/>
        </w:rPr>
      </w:pPr>
      <w:r w:rsidRPr="00781FAB">
        <w:rPr>
          <w:rFonts w:cstheme="minorHAnsi"/>
          <w:noProof/>
        </w:rPr>
        <w:drawing>
          <wp:inline distT="0" distB="0" distL="0" distR="0" wp14:anchorId="512CDB3C" wp14:editId="40E3640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6B82277" w14:textId="77777777" w:rsidR="00131A85" w:rsidRPr="00781FAB" w:rsidRDefault="007F5712" w:rsidP="007F5712">
      <w:pPr>
        <w:pStyle w:val="Caption"/>
        <w:jc w:val="center"/>
        <w:rPr>
          <w:rFonts w:cstheme="minorHAnsi"/>
          <w:i w:val="0"/>
          <w:rPrChange w:id="403" w:author="Microsoft" w:date="2020-04-15T17:12:00Z">
            <w:rPr>
              <w:rFonts w:cstheme="minorHAnsi"/>
            </w:rPr>
          </w:rPrChange>
        </w:rPr>
      </w:pPr>
      <w:r w:rsidRPr="00781FAB">
        <w:rPr>
          <w:rFonts w:cstheme="minorHAnsi"/>
          <w:i w:val="0"/>
          <w:rPrChange w:id="404" w:author="Microsoft" w:date="2020-04-15T17:12:00Z">
            <w:rPr>
              <w:rFonts w:cstheme="minorHAnsi"/>
            </w:rPr>
          </w:rPrChange>
        </w:rPr>
        <w:t xml:space="preserve">Figure </w:t>
      </w:r>
      <w:r w:rsidRPr="00781FAB">
        <w:rPr>
          <w:rFonts w:cstheme="minorHAnsi"/>
          <w:i w:val="0"/>
          <w:rPrChange w:id="405" w:author="Microsoft" w:date="2020-04-15T17:12:00Z">
            <w:rPr>
              <w:rFonts w:cstheme="minorHAnsi"/>
            </w:rPr>
          </w:rPrChange>
        </w:rPr>
        <w:fldChar w:fldCharType="begin"/>
      </w:r>
      <w:r w:rsidRPr="00781FAB">
        <w:rPr>
          <w:rFonts w:cstheme="minorHAnsi"/>
          <w:i w:val="0"/>
          <w:rPrChange w:id="406" w:author="Microsoft" w:date="2020-04-15T17:12:00Z">
            <w:rPr>
              <w:rFonts w:cstheme="minorHAnsi"/>
            </w:rPr>
          </w:rPrChange>
        </w:rPr>
        <w:instrText xml:space="preserve"> SEQ Figure \* ARABIC </w:instrText>
      </w:r>
      <w:r w:rsidRPr="00781FAB">
        <w:rPr>
          <w:rFonts w:cstheme="minorHAnsi"/>
          <w:i w:val="0"/>
          <w:rPrChange w:id="407" w:author="Microsoft" w:date="2020-04-15T17:12:00Z">
            <w:rPr>
              <w:rFonts w:cstheme="minorHAnsi"/>
            </w:rPr>
          </w:rPrChange>
        </w:rPr>
        <w:fldChar w:fldCharType="separate"/>
      </w:r>
      <w:ins w:id="408" w:author="Microsoft" w:date="2020-04-15T17:35:00Z">
        <w:r w:rsidR="007F0C28">
          <w:rPr>
            <w:rFonts w:cstheme="minorHAnsi"/>
            <w:i w:val="0"/>
            <w:noProof/>
          </w:rPr>
          <w:t>5</w:t>
        </w:r>
      </w:ins>
      <w:del w:id="409" w:author="Microsoft" w:date="2020-04-14T19:16:00Z">
        <w:r w:rsidR="007B5422" w:rsidRPr="00781FAB" w:rsidDel="00A040DB">
          <w:rPr>
            <w:rFonts w:cstheme="minorHAnsi"/>
            <w:i w:val="0"/>
            <w:noProof/>
            <w:rPrChange w:id="410" w:author="Microsoft" w:date="2020-04-15T17:12:00Z">
              <w:rPr>
                <w:rFonts w:cstheme="minorHAnsi"/>
                <w:noProof/>
              </w:rPr>
            </w:rPrChange>
          </w:rPr>
          <w:delText>5</w:delText>
        </w:r>
      </w:del>
      <w:r w:rsidRPr="00781FAB">
        <w:rPr>
          <w:rFonts w:cstheme="minorHAnsi"/>
          <w:i w:val="0"/>
          <w:rPrChange w:id="411" w:author="Microsoft" w:date="2020-04-15T17:12:00Z">
            <w:rPr>
              <w:rFonts w:cstheme="minorHAnsi"/>
            </w:rPr>
          </w:rPrChange>
        </w:rPr>
        <w:fldChar w:fldCharType="end"/>
      </w:r>
      <w:r w:rsidRPr="00781FAB">
        <w:rPr>
          <w:rFonts w:cstheme="minorHAnsi"/>
          <w:i w:val="0"/>
          <w:rPrChange w:id="412" w:author="Microsoft" w:date="2020-04-15T17:12:00Z">
            <w:rPr>
              <w:rFonts w:cstheme="minorHAnsi"/>
            </w:rPr>
          </w:rPrChange>
        </w:rPr>
        <w:t>: Semaphore mechanism</w:t>
      </w:r>
    </w:p>
    <w:p w14:paraId="310EE868" w14:textId="77777777" w:rsidR="00002193" w:rsidRPr="00781FAB" w:rsidRDefault="00002193" w:rsidP="00002193">
      <w:pPr>
        <w:rPr>
          <w:rFonts w:cstheme="minorHAnsi"/>
        </w:rPr>
      </w:pPr>
    </w:p>
    <w:p w14:paraId="23F6989A" w14:textId="3BD00481" w:rsidR="009D481B" w:rsidRPr="00781FAB" w:rsidRDefault="00002193">
      <w:pPr>
        <w:jc w:val="both"/>
        <w:rPr>
          <w:ins w:id="413" w:author="Microsoft" w:date="2020-04-11T14:01:00Z"/>
          <w:rFonts w:cstheme="minorHAnsi"/>
        </w:rPr>
        <w:pPrChange w:id="414" w:author="Microsoft" w:date="2020-04-16T16:17:00Z">
          <w:pPr/>
        </w:pPrChange>
      </w:pPr>
      <w:r w:rsidRPr="0026078C">
        <w:rPr>
          <w:rFonts w:cstheme="minorHAnsi"/>
        </w:rPr>
        <w:t xml:space="preserve">Figure 5 shows that </w:t>
      </w:r>
      <w:commentRangeStart w:id="415"/>
      <w:r w:rsidRPr="0026078C">
        <w:rPr>
          <w:rFonts w:cstheme="minorHAnsi"/>
        </w:rPr>
        <w:t>the race condition has been overcome using semaphore mechanism</w:t>
      </w:r>
      <w:commentRangeEnd w:id="415"/>
      <w:r w:rsidR="007A6480" w:rsidRPr="00781FAB">
        <w:rPr>
          <w:rStyle w:val="CommentReference"/>
          <w:rFonts w:cstheme="minorHAnsi"/>
        </w:rPr>
        <w:commentReference w:id="415"/>
      </w:r>
      <w:r w:rsidRPr="00781FAB">
        <w:rPr>
          <w:rFonts w:cstheme="minorHAnsi"/>
        </w:rPr>
        <w:t>.</w:t>
      </w:r>
      <w:ins w:id="416" w:author="Microsoft" w:date="2020-04-11T13:53:00Z">
        <w:r w:rsidR="00036C7F" w:rsidRPr="0026078C">
          <w:rPr>
            <w:rFonts w:cstheme="minorHAnsi"/>
          </w:rPr>
          <w:t xml:space="preserve"> The mutex has lock and unlock mechanism where as semaphore has </w:t>
        </w:r>
      </w:ins>
      <w:ins w:id="417" w:author="Microsoft" w:date="2020-04-11T13:54:00Z">
        <w:r w:rsidR="00036C7F" w:rsidRPr="00D55598">
          <w:rPr>
            <w:rFonts w:cstheme="minorHAnsi"/>
          </w:rPr>
          <w:t>wait and</w:t>
        </w:r>
        <w:r w:rsidR="00036C7F" w:rsidRPr="00FC394D">
          <w:rPr>
            <w:rFonts w:cstheme="minorHAnsi"/>
          </w:rPr>
          <w:t xml:space="preserve"> signal strategy</w:t>
        </w:r>
      </w:ins>
      <w:ins w:id="418" w:author="Microsoft" w:date="2020-04-11T13:55:00Z">
        <w:r w:rsidR="00036C7F" w:rsidRPr="006274E9">
          <w:rPr>
            <w:rFonts w:cstheme="minorHAnsi"/>
          </w:rPr>
          <w:t>. Initially semaphore value is 1 before it enters to wait it decrement</w:t>
        </w:r>
      </w:ins>
      <w:ins w:id="419" w:author="Microsoft" w:date="2020-04-11T13:57:00Z">
        <w:r w:rsidR="00036C7F" w:rsidRPr="00D604D6">
          <w:rPr>
            <w:rFonts w:cstheme="minorHAnsi"/>
          </w:rPr>
          <w:t>s</w:t>
        </w:r>
      </w:ins>
      <w:ins w:id="420" w:author="Microsoft" w:date="2020-04-11T13:55:00Z">
        <w:r w:rsidR="00036C7F" w:rsidRPr="00D604D6">
          <w:rPr>
            <w:rFonts w:cstheme="minorHAnsi"/>
          </w:rPr>
          <w:t xml:space="preserve"> and becomes 0 and after the thread completes execution </w:t>
        </w:r>
      </w:ins>
      <w:ins w:id="421" w:author="Microsoft" w:date="2020-04-11T13:58:00Z">
        <w:r w:rsidR="00036C7F" w:rsidRPr="00E577F9">
          <w:rPr>
            <w:rFonts w:cstheme="minorHAnsi"/>
          </w:rPr>
          <w:t xml:space="preserve">it again increments and returns to 1. </w:t>
        </w:r>
      </w:ins>
      <w:ins w:id="422" w:author="Microsoft" w:date="2020-04-11T13:59:00Z">
        <w:r w:rsidR="00036C7F" w:rsidRPr="005D4DA3">
          <w:rPr>
            <w:rFonts w:cstheme="minorHAnsi"/>
          </w:rPr>
          <w:t xml:space="preserve">When value is </w:t>
        </w:r>
      </w:ins>
      <w:ins w:id="423" w:author="Microsoft" w:date="2020-04-11T13:58:00Z">
        <w:r w:rsidR="00036C7F" w:rsidRPr="005D4DA3">
          <w:rPr>
            <w:rFonts w:cstheme="minorHAnsi"/>
          </w:rPr>
          <w:t>0 means it’s in waiting state an</w:t>
        </w:r>
      </w:ins>
      <w:ins w:id="424" w:author="Microsoft" w:date="2020-04-11T13:59:00Z">
        <w:r w:rsidR="00036C7F" w:rsidRPr="005D4DA3">
          <w:rPr>
            <w:rFonts w:cstheme="minorHAnsi"/>
          </w:rPr>
          <w:t>d thread is one thread alread</w:t>
        </w:r>
        <w:r w:rsidR="00036C7F" w:rsidRPr="007D21A8">
          <w:rPr>
            <w:rFonts w:cstheme="minorHAnsi"/>
          </w:rPr>
          <w:t xml:space="preserve">y occupied. When </w:t>
        </w:r>
      </w:ins>
      <w:ins w:id="425" w:author="Microsoft" w:date="2020-04-11T14:00:00Z">
        <w:r w:rsidR="00036C7F" w:rsidRPr="007D21A8">
          <w:rPr>
            <w:rFonts w:cstheme="minorHAnsi"/>
          </w:rPr>
          <w:t>the value is 1 it has released and next thread can access.</w:t>
        </w:r>
      </w:ins>
      <w:ins w:id="426" w:author="Microsoft" w:date="2020-04-11T13:59:00Z">
        <w:r w:rsidR="00036C7F" w:rsidRPr="00781FAB">
          <w:rPr>
            <w:rFonts w:cstheme="minorHAnsi"/>
          </w:rPr>
          <w:t xml:space="preserve">  </w:t>
        </w:r>
      </w:ins>
      <w:del w:id="427" w:author="Microsoft" w:date="2020-04-11T13:59:00Z">
        <w:r w:rsidR="00441A16" w:rsidRPr="00781FAB" w:rsidDel="00036C7F">
          <w:rPr>
            <w:rFonts w:cstheme="minorHAnsi"/>
          </w:rPr>
          <w:delText xml:space="preserve"> </w:delText>
        </w:r>
        <w:commentRangeStart w:id="428"/>
        <w:r w:rsidR="009D481B" w:rsidRPr="00781FAB" w:rsidDel="00036C7F">
          <w:rPr>
            <w:rFonts w:cstheme="minorHAnsi"/>
          </w:rPr>
          <w:delText>T</w:delText>
        </w:r>
      </w:del>
      <w:del w:id="429" w:author="Microsoft" w:date="2020-04-11T14:01:00Z">
        <w:r w:rsidR="009D481B" w:rsidRPr="00781FAB" w:rsidDel="00916315">
          <w:rPr>
            <w:rFonts w:cstheme="minorHAnsi"/>
          </w:rPr>
          <w:delText>he race condition which was showcased above can’t be done using conditional variable synchronization mechanism the best suited one would be semaphore or mutex.</w:delText>
        </w:r>
        <w:commentRangeEnd w:id="428"/>
        <w:r w:rsidR="00390A7F" w:rsidRPr="00781FAB" w:rsidDel="00916315">
          <w:rPr>
            <w:rStyle w:val="CommentReference"/>
            <w:rFonts w:cstheme="minorHAnsi"/>
          </w:rPr>
          <w:commentReference w:id="428"/>
        </w:r>
        <w:r w:rsidR="009D481B" w:rsidRPr="00781FAB" w:rsidDel="00916315">
          <w:rPr>
            <w:rFonts w:cstheme="minorHAnsi"/>
          </w:rPr>
          <w:delText xml:space="preserve"> But </w:delText>
        </w:r>
        <w:commentRangeStart w:id="430"/>
        <w:r w:rsidR="009D481B" w:rsidRPr="00781FAB" w:rsidDel="00916315">
          <w:rPr>
            <w:rFonts w:cstheme="minorHAnsi"/>
          </w:rPr>
          <w:delText xml:space="preserve">conditional </w:delText>
        </w:r>
        <w:r w:rsidR="009D481B" w:rsidRPr="0026078C" w:rsidDel="00916315">
          <w:rPr>
            <w:rFonts w:cstheme="minorHAnsi"/>
          </w:rPr>
          <w:delText>varia</w:delText>
        </w:r>
        <w:r w:rsidR="009D481B" w:rsidRPr="007F0C28" w:rsidDel="00916315">
          <w:rPr>
            <w:rFonts w:cstheme="minorHAnsi"/>
          </w:rPr>
          <w:delText>ble mechanism are used when we need to play around using conditions.</w:delText>
        </w:r>
        <w:commentRangeEnd w:id="430"/>
        <w:r w:rsidR="0064493C" w:rsidRPr="00781FAB" w:rsidDel="00916315">
          <w:rPr>
            <w:rStyle w:val="CommentReference"/>
            <w:rFonts w:cstheme="minorHAnsi"/>
          </w:rPr>
          <w:commentReference w:id="430"/>
        </w:r>
      </w:del>
    </w:p>
    <w:p w14:paraId="5947886B" w14:textId="6AD51EF0" w:rsidR="00916315" w:rsidRPr="00FC394D" w:rsidDel="006C499A" w:rsidRDefault="00916315">
      <w:pPr>
        <w:jc w:val="both"/>
        <w:rPr>
          <w:del w:id="431" w:author="Microsoft" w:date="2020-04-11T14:03:00Z"/>
          <w:rFonts w:cstheme="minorHAnsi"/>
        </w:rPr>
        <w:pPrChange w:id="432" w:author="Microsoft" w:date="2020-04-16T16:17:00Z">
          <w:pPr/>
        </w:pPrChange>
      </w:pPr>
      <w:ins w:id="433" w:author="Microsoft" w:date="2020-04-11T14:01:00Z">
        <w:r w:rsidRPr="00781FAB">
          <w:rPr>
            <w:rFonts w:cstheme="minorHAnsi"/>
          </w:rPr>
          <w:lastRenderedPageBreak/>
          <w:t>Conditional variable synchronization doesn’t suit t</w:t>
        </w:r>
      </w:ins>
      <w:ins w:id="434" w:author="Microsoft" w:date="2020-04-11T14:02:00Z">
        <w:r w:rsidRPr="0026078C">
          <w:rPr>
            <w:rFonts w:cstheme="minorHAnsi"/>
          </w:rPr>
          <w:t>he race condition which was showcased in figure 3</w:t>
        </w:r>
      </w:ins>
      <w:ins w:id="435" w:author="Microsoft" w:date="2020-04-11T14:03:00Z">
        <w:r w:rsidR="006C499A" w:rsidRPr="00D55598">
          <w:rPr>
            <w:rFonts w:cstheme="minorHAnsi"/>
          </w:rPr>
          <w:t>. So, there is an different scenario shown below.</w:t>
        </w:r>
      </w:ins>
    </w:p>
    <w:p w14:paraId="464915F9" w14:textId="77777777" w:rsidR="008E42E3" w:rsidRPr="006274E9" w:rsidDel="006C499A" w:rsidRDefault="008E42E3" w:rsidP="00002193">
      <w:pPr>
        <w:rPr>
          <w:del w:id="436" w:author="Microsoft" w:date="2020-04-11T14:03:00Z"/>
          <w:rFonts w:cstheme="minorHAnsi"/>
        </w:rPr>
      </w:pPr>
    </w:p>
    <w:p w14:paraId="7CDCDCFA" w14:textId="77777777" w:rsidR="008E42E3" w:rsidRPr="00D604D6" w:rsidRDefault="008E42E3" w:rsidP="008E42E3">
      <w:pPr>
        <w:rPr>
          <w:rFonts w:cstheme="minorHAnsi"/>
        </w:rPr>
      </w:pPr>
    </w:p>
    <w:p w14:paraId="401655C3" w14:textId="77777777" w:rsidR="008E42E3" w:rsidRPr="00D604D6" w:rsidRDefault="008E42E3" w:rsidP="008E42E3">
      <w:pPr>
        <w:rPr>
          <w:rFonts w:cstheme="minorHAnsi"/>
        </w:rPr>
      </w:pPr>
    </w:p>
    <w:p w14:paraId="33E4E5E5" w14:textId="77777777" w:rsidR="008E42E3" w:rsidRPr="00E577F9" w:rsidRDefault="008E42E3" w:rsidP="008E42E3">
      <w:pPr>
        <w:rPr>
          <w:rFonts w:cstheme="minorHAnsi"/>
        </w:rPr>
      </w:pPr>
      <w:r w:rsidRPr="00E577F9">
        <w:rPr>
          <w:rFonts w:cstheme="minorHAnsi"/>
        </w:rPr>
        <w:t xml:space="preserve">#include &lt;stdio.h&gt; </w:t>
      </w:r>
    </w:p>
    <w:p w14:paraId="6F5443AD" w14:textId="77777777" w:rsidR="008E42E3" w:rsidRPr="00781FAB" w:rsidRDefault="008E42E3" w:rsidP="008E42E3">
      <w:pPr>
        <w:rPr>
          <w:rFonts w:cstheme="minorHAnsi"/>
        </w:rPr>
      </w:pPr>
      <w:r w:rsidRPr="00781FAB">
        <w:rPr>
          <w:rFonts w:cstheme="minorHAnsi"/>
        </w:rPr>
        <w:t xml:space="preserve">#include &lt;stdlib.h&gt; </w:t>
      </w:r>
    </w:p>
    <w:p w14:paraId="0EB53A9D" w14:textId="77777777" w:rsidR="008E42E3" w:rsidRPr="00781FAB" w:rsidRDefault="008E42E3" w:rsidP="008E42E3">
      <w:pPr>
        <w:rPr>
          <w:rFonts w:cstheme="minorHAnsi"/>
        </w:rPr>
      </w:pPr>
      <w:r w:rsidRPr="00781FAB">
        <w:rPr>
          <w:rFonts w:cstheme="minorHAnsi"/>
        </w:rPr>
        <w:t>#include &lt;semaphore.h&gt;</w:t>
      </w:r>
    </w:p>
    <w:p w14:paraId="599648C3" w14:textId="77777777" w:rsidR="008E42E3" w:rsidRPr="00781FAB" w:rsidRDefault="008E42E3" w:rsidP="008E42E3">
      <w:pPr>
        <w:rPr>
          <w:rFonts w:cstheme="minorHAnsi"/>
        </w:rPr>
      </w:pPr>
      <w:r w:rsidRPr="00781FAB">
        <w:rPr>
          <w:rFonts w:cstheme="minorHAnsi"/>
        </w:rPr>
        <w:t xml:space="preserve">#include &lt;unistd.h&gt;  //Header file for sleep(). man 3 sleep for details. </w:t>
      </w:r>
    </w:p>
    <w:p w14:paraId="757255BA" w14:textId="77777777" w:rsidR="008E42E3" w:rsidRPr="00781FAB" w:rsidRDefault="008E42E3" w:rsidP="008E42E3">
      <w:pPr>
        <w:rPr>
          <w:rFonts w:cstheme="minorHAnsi"/>
        </w:rPr>
      </w:pPr>
      <w:r w:rsidRPr="00781FAB">
        <w:rPr>
          <w:rFonts w:cstheme="minorHAnsi"/>
        </w:rPr>
        <w:t xml:space="preserve">#include &lt;pthread.h&gt; </w:t>
      </w:r>
    </w:p>
    <w:p w14:paraId="3E4FA832" w14:textId="77777777" w:rsidR="008E42E3" w:rsidRPr="00781FAB" w:rsidRDefault="008E42E3" w:rsidP="008E42E3">
      <w:pPr>
        <w:rPr>
          <w:rFonts w:cstheme="minorHAnsi"/>
        </w:rPr>
      </w:pPr>
    </w:p>
    <w:p w14:paraId="10F46819" w14:textId="77777777" w:rsidR="008E42E3" w:rsidRPr="00781FAB" w:rsidRDefault="008E42E3" w:rsidP="008E42E3">
      <w:pPr>
        <w:rPr>
          <w:rFonts w:cstheme="minorHAnsi"/>
        </w:rPr>
      </w:pPr>
      <w:r w:rsidRPr="00781FAB">
        <w:rPr>
          <w:rFonts w:cstheme="minorHAnsi"/>
        </w:rPr>
        <w:t>pthread_t thread_id;</w:t>
      </w:r>
    </w:p>
    <w:p w14:paraId="0B4A4A12" w14:textId="77777777" w:rsidR="008E42E3" w:rsidRPr="00781FAB" w:rsidRDefault="008E42E3" w:rsidP="008E42E3">
      <w:pPr>
        <w:rPr>
          <w:rFonts w:cstheme="minorHAnsi"/>
        </w:rPr>
      </w:pPr>
      <w:r w:rsidRPr="00781FAB">
        <w:rPr>
          <w:rFonts w:cstheme="minorHAnsi"/>
        </w:rPr>
        <w:t>pthread_t easy_id;</w:t>
      </w:r>
    </w:p>
    <w:p w14:paraId="3C0856DA" w14:textId="77777777" w:rsidR="008E42E3" w:rsidRPr="00781FAB" w:rsidRDefault="008E42E3" w:rsidP="008E42E3">
      <w:pPr>
        <w:rPr>
          <w:rFonts w:cstheme="minorHAnsi"/>
        </w:rPr>
      </w:pPr>
      <w:r w:rsidRPr="00781FAB">
        <w:rPr>
          <w:rFonts w:cstheme="minorHAnsi"/>
        </w:rPr>
        <w:t xml:space="preserve"> int count =0;</w:t>
      </w:r>
    </w:p>
    <w:p w14:paraId="26F8B985" w14:textId="77777777" w:rsidR="008E42E3" w:rsidRPr="00781FAB" w:rsidRDefault="008E42E3" w:rsidP="008E42E3">
      <w:pPr>
        <w:rPr>
          <w:rFonts w:cstheme="minorHAnsi"/>
        </w:rPr>
      </w:pPr>
      <w:r w:rsidRPr="00781FAB">
        <w:rPr>
          <w:rFonts w:cstheme="minorHAnsi"/>
        </w:rPr>
        <w:t xml:space="preserve">// Declaration of thread condition variable </w:t>
      </w:r>
    </w:p>
    <w:p w14:paraId="2EF1F25E" w14:textId="77777777" w:rsidR="008E42E3" w:rsidRPr="00781FAB" w:rsidRDefault="008E42E3" w:rsidP="008E42E3">
      <w:pPr>
        <w:rPr>
          <w:rFonts w:cstheme="minorHAnsi"/>
        </w:rPr>
      </w:pPr>
      <w:r w:rsidRPr="00781FAB">
        <w:rPr>
          <w:rFonts w:cstheme="minorHAnsi"/>
        </w:rPr>
        <w:t xml:space="preserve">pthread_cond_t cond1 = PTHREAD_COND_INITIALIZER; </w:t>
      </w:r>
    </w:p>
    <w:p w14:paraId="12EBCBD4" w14:textId="77777777" w:rsidR="008E42E3" w:rsidRPr="00781FAB" w:rsidRDefault="008E42E3" w:rsidP="008E42E3">
      <w:pPr>
        <w:rPr>
          <w:rFonts w:cstheme="minorHAnsi"/>
        </w:rPr>
      </w:pPr>
      <w:r w:rsidRPr="00781FAB">
        <w:rPr>
          <w:rFonts w:cstheme="minorHAnsi"/>
        </w:rPr>
        <w:t xml:space="preserve">// declaring mutex </w:t>
      </w:r>
    </w:p>
    <w:p w14:paraId="7AF74905" w14:textId="77777777" w:rsidR="008E42E3" w:rsidRPr="00781FAB" w:rsidRDefault="008E42E3" w:rsidP="008E42E3">
      <w:pPr>
        <w:rPr>
          <w:rFonts w:cstheme="minorHAnsi"/>
        </w:rPr>
      </w:pPr>
      <w:r w:rsidRPr="00781FAB">
        <w:rPr>
          <w:rFonts w:cstheme="minorHAnsi"/>
        </w:rPr>
        <w:t>pthread_mutex_t lock = PTHREAD_MUTEX_INITIALIZER;</w:t>
      </w:r>
    </w:p>
    <w:p w14:paraId="7BB9502E" w14:textId="77777777" w:rsidR="008E42E3" w:rsidRPr="00781FAB" w:rsidRDefault="008E42E3" w:rsidP="008E42E3">
      <w:pPr>
        <w:rPr>
          <w:rFonts w:cstheme="minorHAnsi"/>
        </w:rPr>
      </w:pPr>
      <w:r w:rsidRPr="00781FAB">
        <w:rPr>
          <w:rFonts w:cstheme="minorHAnsi"/>
        </w:rPr>
        <w:t xml:space="preserve"> int a =1;</w:t>
      </w:r>
    </w:p>
    <w:p w14:paraId="0F45EF39" w14:textId="77777777" w:rsidR="008E42E3" w:rsidRPr="00781FAB" w:rsidRDefault="008E42E3" w:rsidP="008E42E3">
      <w:pPr>
        <w:rPr>
          <w:rFonts w:cstheme="minorHAnsi"/>
        </w:rPr>
      </w:pPr>
    </w:p>
    <w:p w14:paraId="08F71096" w14:textId="77777777" w:rsidR="008E42E3" w:rsidRPr="00781FAB" w:rsidRDefault="008E42E3" w:rsidP="008E42E3">
      <w:pPr>
        <w:rPr>
          <w:rFonts w:cstheme="minorHAnsi"/>
        </w:rPr>
      </w:pPr>
      <w:r w:rsidRPr="00781FAB">
        <w:rPr>
          <w:rFonts w:cstheme="minorHAnsi"/>
        </w:rPr>
        <w:t xml:space="preserve">  </w:t>
      </w:r>
    </w:p>
    <w:p w14:paraId="09440AC9" w14:textId="77777777" w:rsidR="008E42E3" w:rsidRPr="00781FAB" w:rsidRDefault="008E42E3" w:rsidP="008E42E3">
      <w:pPr>
        <w:rPr>
          <w:rFonts w:cstheme="minorHAnsi"/>
        </w:rPr>
      </w:pPr>
      <w:r w:rsidRPr="00781FAB">
        <w:rPr>
          <w:rFonts w:cstheme="minorHAnsi"/>
        </w:rPr>
        <w:t xml:space="preserve">// A normal C function that is executed as a thread  </w:t>
      </w:r>
    </w:p>
    <w:p w14:paraId="125E6EA7" w14:textId="77777777" w:rsidR="008E42E3" w:rsidRPr="00781FAB" w:rsidRDefault="008E42E3" w:rsidP="008E42E3">
      <w:pPr>
        <w:rPr>
          <w:rFonts w:cstheme="minorHAnsi"/>
        </w:rPr>
      </w:pPr>
      <w:r w:rsidRPr="00781FAB">
        <w:rPr>
          <w:rFonts w:cstheme="minorHAnsi"/>
        </w:rPr>
        <w:t xml:space="preserve">// when its name is specified in pthread_create() </w:t>
      </w:r>
    </w:p>
    <w:p w14:paraId="4BC7C7E5" w14:textId="77777777" w:rsidR="008E42E3" w:rsidRPr="00781FAB" w:rsidRDefault="008E42E3" w:rsidP="008E42E3">
      <w:pPr>
        <w:rPr>
          <w:rFonts w:cstheme="minorHAnsi"/>
        </w:rPr>
      </w:pPr>
      <w:r w:rsidRPr="00781FAB">
        <w:rPr>
          <w:rFonts w:cstheme="minorHAnsi"/>
        </w:rPr>
        <w:t xml:space="preserve">void *myThreadFun() </w:t>
      </w:r>
    </w:p>
    <w:p w14:paraId="4A4C841E" w14:textId="77777777" w:rsidR="008E42E3" w:rsidRPr="00781FAB" w:rsidRDefault="008E42E3" w:rsidP="008E42E3">
      <w:pPr>
        <w:rPr>
          <w:rFonts w:cstheme="minorHAnsi"/>
        </w:rPr>
      </w:pPr>
      <w:r w:rsidRPr="00781FAB">
        <w:rPr>
          <w:rFonts w:cstheme="minorHAnsi"/>
        </w:rPr>
        <w:t xml:space="preserve">{ </w:t>
      </w:r>
    </w:p>
    <w:p w14:paraId="74754A43" w14:textId="77777777" w:rsidR="008E42E3" w:rsidRPr="00781FAB" w:rsidRDefault="008E42E3" w:rsidP="008E42E3">
      <w:pPr>
        <w:rPr>
          <w:rFonts w:cstheme="minorHAnsi"/>
        </w:rPr>
      </w:pPr>
      <w:r w:rsidRPr="00781FAB">
        <w:rPr>
          <w:rFonts w:cstheme="minorHAnsi"/>
        </w:rPr>
        <w:t xml:space="preserve">   //pthread_mutex_lock(&amp;lock); </w:t>
      </w:r>
    </w:p>
    <w:p w14:paraId="52AEE499" w14:textId="77777777" w:rsidR="008E42E3" w:rsidRPr="00781FAB" w:rsidRDefault="008E42E3" w:rsidP="008E42E3">
      <w:pPr>
        <w:rPr>
          <w:rFonts w:cstheme="minorHAnsi"/>
        </w:rPr>
      </w:pPr>
      <w:r w:rsidRPr="00781FAB">
        <w:rPr>
          <w:rFonts w:cstheme="minorHAnsi"/>
        </w:rPr>
        <w:t xml:space="preserve">    </w:t>
      </w:r>
    </w:p>
    <w:p w14:paraId="1A84AFF4" w14:textId="77777777" w:rsidR="008E42E3" w:rsidRPr="00781FAB" w:rsidRDefault="008E42E3" w:rsidP="008E42E3">
      <w:pPr>
        <w:rPr>
          <w:rFonts w:cstheme="minorHAnsi"/>
        </w:rPr>
      </w:pPr>
      <w:r w:rsidRPr="00781FAB">
        <w:rPr>
          <w:rFonts w:cstheme="minorHAnsi"/>
        </w:rPr>
        <w:t xml:space="preserve">    if (a == 1)</w:t>
      </w:r>
    </w:p>
    <w:p w14:paraId="6F5EEC78" w14:textId="77777777" w:rsidR="008E42E3" w:rsidRPr="00781FAB" w:rsidRDefault="008E42E3" w:rsidP="008E42E3">
      <w:pPr>
        <w:rPr>
          <w:rFonts w:cstheme="minorHAnsi"/>
        </w:rPr>
      </w:pPr>
      <w:r w:rsidRPr="00781FAB">
        <w:rPr>
          <w:rFonts w:cstheme="minorHAnsi"/>
        </w:rPr>
        <w:t xml:space="preserve">    {</w:t>
      </w:r>
    </w:p>
    <w:p w14:paraId="27A2A6B7" w14:textId="77777777" w:rsidR="008E42E3" w:rsidRPr="00781FAB" w:rsidRDefault="008E42E3" w:rsidP="008E42E3">
      <w:pPr>
        <w:rPr>
          <w:rFonts w:cstheme="minorHAnsi"/>
        </w:rPr>
      </w:pPr>
      <w:r w:rsidRPr="00781FAB">
        <w:rPr>
          <w:rFonts w:cstheme="minorHAnsi"/>
        </w:rPr>
        <w:t xml:space="preserve">    printf("waiting for the message\n");</w:t>
      </w:r>
    </w:p>
    <w:p w14:paraId="25E27C58" w14:textId="77777777" w:rsidR="008E42E3" w:rsidRPr="00781FAB" w:rsidRDefault="008E42E3" w:rsidP="008E42E3">
      <w:pPr>
        <w:rPr>
          <w:rFonts w:cstheme="minorHAnsi"/>
        </w:rPr>
      </w:pPr>
      <w:r w:rsidRPr="00781FAB">
        <w:rPr>
          <w:rFonts w:cstheme="minorHAnsi"/>
        </w:rPr>
        <w:t xml:space="preserve">    a=2;</w:t>
      </w:r>
    </w:p>
    <w:p w14:paraId="7CC908D7" w14:textId="77777777" w:rsidR="008E42E3" w:rsidRPr="00781FAB" w:rsidRDefault="008E42E3" w:rsidP="008E42E3">
      <w:pPr>
        <w:rPr>
          <w:rFonts w:cstheme="minorHAnsi"/>
        </w:rPr>
      </w:pPr>
      <w:r w:rsidRPr="00781FAB">
        <w:rPr>
          <w:rFonts w:cstheme="minorHAnsi"/>
        </w:rPr>
        <w:lastRenderedPageBreak/>
        <w:t xml:space="preserve">         pthread_cond_wait(&amp;cond1, &amp;lock); </w:t>
      </w:r>
    </w:p>
    <w:p w14:paraId="47652E3F" w14:textId="77777777" w:rsidR="008E42E3" w:rsidRPr="00781FAB" w:rsidRDefault="008E42E3" w:rsidP="008E42E3">
      <w:pPr>
        <w:rPr>
          <w:rFonts w:cstheme="minorHAnsi"/>
        </w:rPr>
      </w:pPr>
      <w:r w:rsidRPr="00781FAB">
        <w:rPr>
          <w:rFonts w:cstheme="minorHAnsi"/>
        </w:rPr>
        <w:t xml:space="preserve">    }</w:t>
      </w:r>
    </w:p>
    <w:p w14:paraId="0FABF065" w14:textId="77777777" w:rsidR="008E42E3" w:rsidRPr="00781FAB" w:rsidRDefault="008E42E3" w:rsidP="008E42E3">
      <w:pPr>
        <w:rPr>
          <w:rFonts w:cstheme="minorHAnsi"/>
        </w:rPr>
      </w:pPr>
      <w:r w:rsidRPr="00781FAB">
        <w:rPr>
          <w:rFonts w:cstheme="minorHAnsi"/>
        </w:rPr>
        <w:t xml:space="preserve">    </w:t>
      </w:r>
      <w:r w:rsidRPr="00781FAB">
        <w:rPr>
          <w:rFonts w:cstheme="minorHAnsi"/>
        </w:rPr>
        <w:tab/>
        <w:t xml:space="preserve">return NULL; </w:t>
      </w:r>
    </w:p>
    <w:p w14:paraId="52320D6F" w14:textId="77777777" w:rsidR="008E42E3" w:rsidRPr="00781FAB" w:rsidRDefault="008E42E3" w:rsidP="008E42E3">
      <w:pPr>
        <w:rPr>
          <w:rFonts w:cstheme="minorHAnsi"/>
        </w:rPr>
      </w:pPr>
      <w:r w:rsidRPr="00781FAB">
        <w:rPr>
          <w:rFonts w:cstheme="minorHAnsi"/>
        </w:rPr>
        <w:t>}</w:t>
      </w:r>
    </w:p>
    <w:p w14:paraId="653A44BF" w14:textId="77777777" w:rsidR="008E42E3" w:rsidRPr="00781FAB" w:rsidRDefault="008E42E3" w:rsidP="008E42E3">
      <w:pPr>
        <w:rPr>
          <w:rFonts w:cstheme="minorHAnsi"/>
        </w:rPr>
      </w:pPr>
    </w:p>
    <w:p w14:paraId="076C4309" w14:textId="77777777" w:rsidR="008E42E3" w:rsidRPr="00781FAB" w:rsidRDefault="008E42E3" w:rsidP="008E42E3">
      <w:pPr>
        <w:rPr>
          <w:rFonts w:cstheme="minorHAnsi"/>
        </w:rPr>
      </w:pPr>
    </w:p>
    <w:p w14:paraId="5F54561B" w14:textId="77777777" w:rsidR="008E42E3" w:rsidRPr="00781FAB" w:rsidRDefault="008E42E3" w:rsidP="008E42E3">
      <w:pPr>
        <w:rPr>
          <w:rFonts w:cstheme="minorHAnsi"/>
        </w:rPr>
      </w:pPr>
      <w:r w:rsidRPr="00781FAB">
        <w:rPr>
          <w:rFonts w:cstheme="minorHAnsi"/>
        </w:rPr>
        <w:t>void *easyfun()</w:t>
      </w:r>
    </w:p>
    <w:p w14:paraId="3D2C98BD" w14:textId="4755E78D" w:rsidR="008E42E3" w:rsidRPr="00781FAB" w:rsidRDefault="008E42E3" w:rsidP="008E42E3">
      <w:pPr>
        <w:rPr>
          <w:rFonts w:cstheme="minorHAnsi"/>
        </w:rPr>
      </w:pPr>
      <w:r w:rsidRPr="00781FAB">
        <w:rPr>
          <w:rFonts w:cstheme="minorHAnsi"/>
        </w:rPr>
        <w:t>{</w:t>
      </w:r>
    </w:p>
    <w:p w14:paraId="72EC616D" w14:textId="77777777" w:rsidR="008E42E3" w:rsidRPr="00781FAB" w:rsidRDefault="008E42E3" w:rsidP="008E42E3">
      <w:pPr>
        <w:rPr>
          <w:rFonts w:cstheme="minorHAnsi"/>
        </w:rPr>
      </w:pPr>
      <w:r w:rsidRPr="00781FAB">
        <w:rPr>
          <w:rFonts w:cstheme="minorHAnsi"/>
        </w:rPr>
        <w:t>if(a==1)</w:t>
      </w:r>
    </w:p>
    <w:p w14:paraId="71627979" w14:textId="77777777" w:rsidR="008E42E3" w:rsidRPr="00781FAB" w:rsidRDefault="008E42E3" w:rsidP="008E42E3">
      <w:pPr>
        <w:rPr>
          <w:rFonts w:cstheme="minorHAnsi"/>
        </w:rPr>
      </w:pPr>
      <w:r w:rsidRPr="00781FAB">
        <w:rPr>
          <w:rFonts w:cstheme="minorHAnsi"/>
        </w:rPr>
        <w:t xml:space="preserve">    {</w:t>
      </w:r>
    </w:p>
    <w:p w14:paraId="69DAFFEE" w14:textId="77777777" w:rsidR="008E42E3" w:rsidRPr="00781FAB" w:rsidRDefault="008E42E3" w:rsidP="008E42E3">
      <w:pPr>
        <w:rPr>
          <w:rFonts w:cstheme="minorHAnsi"/>
        </w:rPr>
      </w:pPr>
      <w:r w:rsidRPr="00781FAB">
        <w:rPr>
          <w:rFonts w:cstheme="minorHAnsi"/>
        </w:rPr>
        <w:t xml:space="preserve">    printf("still waiting for the thred\n"); </w:t>
      </w:r>
    </w:p>
    <w:p w14:paraId="119939BC" w14:textId="77777777" w:rsidR="008E42E3" w:rsidRPr="00781FAB" w:rsidRDefault="008E42E3" w:rsidP="008E42E3">
      <w:pPr>
        <w:rPr>
          <w:rFonts w:cstheme="minorHAnsi"/>
        </w:rPr>
      </w:pPr>
      <w:r w:rsidRPr="00781FAB">
        <w:rPr>
          <w:rFonts w:cstheme="minorHAnsi"/>
        </w:rPr>
        <w:t xml:space="preserve">    }</w:t>
      </w:r>
    </w:p>
    <w:p w14:paraId="3E48A6D5" w14:textId="77777777" w:rsidR="008E42E3" w:rsidRPr="00781FAB" w:rsidRDefault="008E42E3" w:rsidP="008E42E3">
      <w:pPr>
        <w:rPr>
          <w:rFonts w:cstheme="minorHAnsi"/>
        </w:rPr>
      </w:pPr>
      <w:r w:rsidRPr="00781FAB">
        <w:rPr>
          <w:rFonts w:cstheme="minorHAnsi"/>
        </w:rPr>
        <w:t xml:space="preserve">    else</w:t>
      </w:r>
    </w:p>
    <w:p w14:paraId="04350270" w14:textId="77777777" w:rsidR="008E42E3" w:rsidRPr="00781FAB" w:rsidRDefault="008E42E3" w:rsidP="008E42E3">
      <w:pPr>
        <w:rPr>
          <w:rFonts w:cstheme="minorHAnsi"/>
        </w:rPr>
      </w:pPr>
      <w:r w:rsidRPr="00781FAB">
        <w:rPr>
          <w:rFonts w:cstheme="minorHAnsi"/>
        </w:rPr>
        <w:t xml:space="preserve">    {</w:t>
      </w:r>
    </w:p>
    <w:p w14:paraId="00AB39FD" w14:textId="77777777" w:rsidR="008E42E3" w:rsidRPr="00781FAB" w:rsidRDefault="008E42E3" w:rsidP="008E42E3">
      <w:pPr>
        <w:rPr>
          <w:rFonts w:cstheme="minorHAnsi"/>
        </w:rPr>
      </w:pPr>
      <w:r w:rsidRPr="00781FAB">
        <w:rPr>
          <w:rFonts w:cstheme="minorHAnsi"/>
        </w:rPr>
        <w:t xml:space="preserve">    printf("received the thread\n");</w:t>
      </w:r>
    </w:p>
    <w:p w14:paraId="43DC5456" w14:textId="77777777" w:rsidR="008E42E3" w:rsidRPr="00781FAB" w:rsidRDefault="008E42E3" w:rsidP="008E42E3">
      <w:pPr>
        <w:rPr>
          <w:rFonts w:cstheme="minorHAnsi"/>
        </w:rPr>
      </w:pPr>
      <w:r w:rsidRPr="00781FAB">
        <w:rPr>
          <w:rFonts w:cstheme="minorHAnsi"/>
        </w:rPr>
        <w:t xml:space="preserve">    pthread_cond_signal(&amp;cond1);</w:t>
      </w:r>
    </w:p>
    <w:p w14:paraId="769C2E46" w14:textId="77777777" w:rsidR="008E42E3" w:rsidRPr="00781FAB" w:rsidRDefault="008E42E3" w:rsidP="008E42E3">
      <w:pPr>
        <w:rPr>
          <w:rFonts w:cstheme="minorHAnsi"/>
        </w:rPr>
      </w:pPr>
      <w:r w:rsidRPr="00781FAB">
        <w:rPr>
          <w:rFonts w:cstheme="minorHAnsi"/>
        </w:rPr>
        <w:t>}</w:t>
      </w:r>
    </w:p>
    <w:p w14:paraId="60A82039" w14:textId="77777777" w:rsidR="008E42E3" w:rsidRPr="00781FAB" w:rsidRDefault="008E42E3" w:rsidP="008E42E3">
      <w:pPr>
        <w:rPr>
          <w:rFonts w:cstheme="minorHAnsi"/>
        </w:rPr>
      </w:pPr>
      <w:r w:rsidRPr="00781FAB">
        <w:rPr>
          <w:rFonts w:cstheme="minorHAnsi"/>
        </w:rPr>
        <w:tab/>
        <w:t xml:space="preserve">//pthread_mutex_unlock(&amp;lock); </w:t>
      </w:r>
    </w:p>
    <w:p w14:paraId="2CE92105" w14:textId="77777777" w:rsidR="008E42E3" w:rsidRPr="00781FAB" w:rsidRDefault="008E42E3" w:rsidP="008E42E3">
      <w:pPr>
        <w:rPr>
          <w:rFonts w:cstheme="minorHAnsi"/>
        </w:rPr>
      </w:pPr>
      <w:r w:rsidRPr="00781FAB">
        <w:rPr>
          <w:rFonts w:cstheme="minorHAnsi"/>
        </w:rPr>
        <w:tab/>
        <w:t xml:space="preserve">return NULL; </w:t>
      </w:r>
    </w:p>
    <w:p w14:paraId="06A48F64" w14:textId="77777777" w:rsidR="008E42E3" w:rsidRPr="00781FAB" w:rsidDel="0038259E" w:rsidRDefault="008E42E3" w:rsidP="008E42E3">
      <w:pPr>
        <w:rPr>
          <w:del w:id="437" w:author="Microsoft" w:date="2020-04-11T14:17:00Z"/>
          <w:rFonts w:cstheme="minorHAnsi"/>
        </w:rPr>
      </w:pPr>
      <w:r w:rsidRPr="00781FAB">
        <w:rPr>
          <w:rFonts w:cstheme="minorHAnsi"/>
        </w:rPr>
        <w:t xml:space="preserve">} </w:t>
      </w:r>
    </w:p>
    <w:p w14:paraId="721DA93F" w14:textId="77777777" w:rsidR="008E42E3" w:rsidRPr="00781FAB" w:rsidRDefault="008E42E3" w:rsidP="008E42E3">
      <w:pPr>
        <w:rPr>
          <w:rFonts w:cstheme="minorHAnsi"/>
        </w:rPr>
      </w:pPr>
      <w:del w:id="438" w:author="Microsoft" w:date="2020-04-11T14:17:00Z">
        <w:r w:rsidRPr="00781FAB" w:rsidDel="0038259E">
          <w:rPr>
            <w:rFonts w:cstheme="minorHAnsi"/>
          </w:rPr>
          <w:delText xml:space="preserve">  </w:delText>
        </w:r>
      </w:del>
      <w:r w:rsidRPr="00781FAB">
        <w:rPr>
          <w:rFonts w:cstheme="minorHAnsi"/>
        </w:rPr>
        <w:t xml:space="preserve"> </w:t>
      </w:r>
    </w:p>
    <w:p w14:paraId="76F2BF62" w14:textId="77777777" w:rsidR="008E42E3" w:rsidRPr="00781FAB" w:rsidRDefault="008E42E3" w:rsidP="008E42E3">
      <w:pPr>
        <w:rPr>
          <w:rFonts w:cstheme="minorHAnsi"/>
        </w:rPr>
      </w:pPr>
      <w:r w:rsidRPr="00781FAB">
        <w:rPr>
          <w:rFonts w:cstheme="minorHAnsi"/>
        </w:rPr>
        <w:t xml:space="preserve">int main() </w:t>
      </w:r>
    </w:p>
    <w:p w14:paraId="59A50936" w14:textId="77777777" w:rsidR="008E42E3" w:rsidRPr="00781FAB" w:rsidRDefault="008E42E3" w:rsidP="008E42E3">
      <w:pPr>
        <w:rPr>
          <w:rFonts w:cstheme="minorHAnsi"/>
        </w:rPr>
      </w:pPr>
      <w:r w:rsidRPr="00781FAB">
        <w:rPr>
          <w:rFonts w:cstheme="minorHAnsi"/>
        </w:rPr>
        <w:t xml:space="preserve">{ </w:t>
      </w:r>
    </w:p>
    <w:p w14:paraId="2B5F4B23" w14:textId="77777777" w:rsidR="008E42E3" w:rsidRPr="00781FAB" w:rsidRDefault="008E42E3" w:rsidP="008E42E3">
      <w:pPr>
        <w:rPr>
          <w:rFonts w:cstheme="minorHAnsi"/>
        </w:rPr>
      </w:pPr>
      <w:r w:rsidRPr="00781FAB">
        <w:rPr>
          <w:rFonts w:cstheme="minorHAnsi"/>
        </w:rPr>
        <w:t xml:space="preserve">    printf("Before Thread\n"); </w:t>
      </w:r>
    </w:p>
    <w:p w14:paraId="01D2547C" w14:textId="77777777" w:rsidR="008E42E3" w:rsidRPr="00781FAB" w:rsidRDefault="008E42E3" w:rsidP="008E42E3">
      <w:pPr>
        <w:rPr>
          <w:rFonts w:cstheme="minorHAnsi"/>
        </w:rPr>
      </w:pPr>
      <w:r w:rsidRPr="00781FAB">
        <w:rPr>
          <w:rFonts w:cstheme="minorHAnsi"/>
        </w:rPr>
        <w:t xml:space="preserve">    pthread_create(&amp;thread_id, NULL, myThreadFun, NULL);</w:t>
      </w:r>
    </w:p>
    <w:p w14:paraId="7CFFD98F" w14:textId="77777777" w:rsidR="008E42E3" w:rsidRPr="00781FAB" w:rsidRDefault="008E42E3" w:rsidP="008E42E3">
      <w:pPr>
        <w:rPr>
          <w:rFonts w:cstheme="minorHAnsi"/>
        </w:rPr>
      </w:pPr>
      <w:r w:rsidRPr="00781FAB">
        <w:rPr>
          <w:rFonts w:cstheme="minorHAnsi"/>
        </w:rPr>
        <w:t xml:space="preserve">    sleep(1);</w:t>
      </w:r>
    </w:p>
    <w:p w14:paraId="7E4A2BD9" w14:textId="77777777" w:rsidR="008E42E3" w:rsidRPr="00781FAB" w:rsidRDefault="008E42E3" w:rsidP="008E42E3">
      <w:pPr>
        <w:rPr>
          <w:rFonts w:cstheme="minorHAnsi"/>
        </w:rPr>
      </w:pPr>
      <w:r w:rsidRPr="00781FAB">
        <w:rPr>
          <w:rFonts w:cstheme="minorHAnsi"/>
        </w:rPr>
        <w:t xml:space="preserve">    pthread_create(&amp;easy_id, NULL, easyfun, NULL);</w:t>
      </w:r>
    </w:p>
    <w:p w14:paraId="7E812022" w14:textId="77777777" w:rsidR="008E42E3" w:rsidRPr="00781FAB" w:rsidRDefault="008E42E3" w:rsidP="008E42E3">
      <w:pPr>
        <w:rPr>
          <w:rFonts w:cstheme="minorHAnsi"/>
        </w:rPr>
      </w:pPr>
      <w:r w:rsidRPr="00781FAB">
        <w:rPr>
          <w:rFonts w:cstheme="minorHAnsi"/>
        </w:rPr>
        <w:t xml:space="preserve">    pthread_join(thread_id, NULL); </w:t>
      </w:r>
    </w:p>
    <w:p w14:paraId="3ABAC5BE" w14:textId="77777777" w:rsidR="008E42E3" w:rsidRPr="00781FAB" w:rsidRDefault="008E42E3" w:rsidP="008E42E3">
      <w:pPr>
        <w:rPr>
          <w:rFonts w:cstheme="minorHAnsi"/>
        </w:rPr>
      </w:pPr>
      <w:r w:rsidRPr="00781FAB">
        <w:rPr>
          <w:rFonts w:cstheme="minorHAnsi"/>
        </w:rPr>
        <w:t xml:space="preserve">    pthread_join(easy_id, NULL);</w:t>
      </w:r>
    </w:p>
    <w:p w14:paraId="2A40DA93" w14:textId="77777777" w:rsidR="008E42E3" w:rsidRPr="00781FAB" w:rsidRDefault="008E42E3" w:rsidP="008E42E3">
      <w:pPr>
        <w:rPr>
          <w:rFonts w:cstheme="minorHAnsi"/>
        </w:rPr>
      </w:pPr>
      <w:r w:rsidRPr="00781FAB">
        <w:rPr>
          <w:rFonts w:cstheme="minorHAnsi"/>
        </w:rPr>
        <w:t xml:space="preserve">    printf("After Thread\n"); </w:t>
      </w:r>
    </w:p>
    <w:p w14:paraId="150DF6FF" w14:textId="77777777" w:rsidR="008E42E3" w:rsidRPr="00781FAB" w:rsidRDefault="008E42E3" w:rsidP="008E42E3">
      <w:pPr>
        <w:rPr>
          <w:rFonts w:cstheme="minorHAnsi"/>
        </w:rPr>
      </w:pPr>
      <w:r w:rsidRPr="00781FAB">
        <w:rPr>
          <w:rFonts w:cstheme="minorHAnsi"/>
        </w:rPr>
        <w:t xml:space="preserve">    return 0; </w:t>
      </w:r>
    </w:p>
    <w:p w14:paraId="53C953F3" w14:textId="77777777" w:rsidR="008E42E3" w:rsidRPr="00781FAB" w:rsidRDefault="008E42E3" w:rsidP="008E42E3">
      <w:pPr>
        <w:rPr>
          <w:rFonts w:cstheme="minorHAnsi"/>
        </w:rPr>
      </w:pPr>
      <w:r w:rsidRPr="00781FAB">
        <w:rPr>
          <w:rFonts w:cstheme="minorHAnsi"/>
        </w:rPr>
        <w:lastRenderedPageBreak/>
        <w:t>}</w:t>
      </w:r>
    </w:p>
    <w:p w14:paraId="6DA67DC5" w14:textId="77777777" w:rsidR="008E42E3" w:rsidRPr="00781FAB" w:rsidRDefault="008E42E3" w:rsidP="008E42E3">
      <w:pPr>
        <w:keepNext/>
        <w:jc w:val="center"/>
        <w:rPr>
          <w:rFonts w:cstheme="minorHAnsi"/>
        </w:rPr>
      </w:pPr>
      <w:r w:rsidRPr="00781FAB">
        <w:rPr>
          <w:rFonts w:cstheme="minorHAnsi"/>
          <w:noProof/>
        </w:rPr>
        <w:drawing>
          <wp:inline distT="0" distB="0" distL="0" distR="0" wp14:anchorId="6E80B169" wp14:editId="5A22FFA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733EF5F" w14:textId="77777777" w:rsidR="008E42E3" w:rsidRPr="00781FAB" w:rsidRDefault="008E42E3" w:rsidP="008E42E3">
      <w:pPr>
        <w:pStyle w:val="Caption"/>
        <w:jc w:val="center"/>
        <w:rPr>
          <w:rFonts w:cstheme="minorHAnsi"/>
          <w:i w:val="0"/>
          <w:rPrChange w:id="439" w:author="Microsoft" w:date="2020-04-15T17:12:00Z">
            <w:rPr>
              <w:rFonts w:cstheme="minorHAnsi"/>
            </w:rPr>
          </w:rPrChange>
        </w:rPr>
      </w:pPr>
      <w:r w:rsidRPr="00781FAB">
        <w:rPr>
          <w:rFonts w:cstheme="minorHAnsi"/>
          <w:i w:val="0"/>
          <w:rPrChange w:id="440" w:author="Microsoft" w:date="2020-04-15T17:12:00Z">
            <w:rPr>
              <w:rFonts w:cstheme="minorHAnsi"/>
            </w:rPr>
          </w:rPrChange>
        </w:rPr>
        <w:t xml:space="preserve">Figure </w:t>
      </w:r>
      <w:r w:rsidRPr="00781FAB">
        <w:rPr>
          <w:rFonts w:cstheme="minorHAnsi"/>
          <w:i w:val="0"/>
          <w:rPrChange w:id="441" w:author="Microsoft" w:date="2020-04-15T17:12:00Z">
            <w:rPr>
              <w:rFonts w:cstheme="minorHAnsi"/>
            </w:rPr>
          </w:rPrChange>
        </w:rPr>
        <w:fldChar w:fldCharType="begin"/>
      </w:r>
      <w:r w:rsidRPr="00781FAB">
        <w:rPr>
          <w:rFonts w:cstheme="minorHAnsi"/>
          <w:i w:val="0"/>
          <w:rPrChange w:id="442" w:author="Microsoft" w:date="2020-04-15T17:12:00Z">
            <w:rPr>
              <w:rFonts w:cstheme="minorHAnsi"/>
            </w:rPr>
          </w:rPrChange>
        </w:rPr>
        <w:instrText xml:space="preserve"> SEQ Figure \* ARABIC </w:instrText>
      </w:r>
      <w:r w:rsidRPr="00781FAB">
        <w:rPr>
          <w:rFonts w:cstheme="minorHAnsi"/>
          <w:i w:val="0"/>
          <w:rPrChange w:id="443" w:author="Microsoft" w:date="2020-04-15T17:12:00Z">
            <w:rPr>
              <w:rFonts w:cstheme="minorHAnsi"/>
            </w:rPr>
          </w:rPrChange>
        </w:rPr>
        <w:fldChar w:fldCharType="separate"/>
      </w:r>
      <w:ins w:id="444" w:author="Microsoft" w:date="2020-04-15T17:35:00Z">
        <w:r w:rsidR="007F0C28">
          <w:rPr>
            <w:rFonts w:cstheme="minorHAnsi"/>
            <w:i w:val="0"/>
            <w:noProof/>
          </w:rPr>
          <w:t>6</w:t>
        </w:r>
      </w:ins>
      <w:del w:id="445" w:author="Microsoft" w:date="2020-04-14T19:16:00Z">
        <w:r w:rsidR="007B5422" w:rsidRPr="00781FAB" w:rsidDel="00A040DB">
          <w:rPr>
            <w:rFonts w:cstheme="minorHAnsi"/>
            <w:i w:val="0"/>
            <w:noProof/>
            <w:rPrChange w:id="446" w:author="Microsoft" w:date="2020-04-15T17:12:00Z">
              <w:rPr>
                <w:rFonts w:cstheme="minorHAnsi"/>
                <w:noProof/>
              </w:rPr>
            </w:rPrChange>
          </w:rPr>
          <w:delText>6</w:delText>
        </w:r>
      </w:del>
      <w:r w:rsidRPr="00781FAB">
        <w:rPr>
          <w:rFonts w:cstheme="minorHAnsi"/>
          <w:i w:val="0"/>
          <w:rPrChange w:id="447" w:author="Microsoft" w:date="2020-04-15T17:12:00Z">
            <w:rPr>
              <w:rFonts w:cstheme="minorHAnsi"/>
            </w:rPr>
          </w:rPrChange>
        </w:rPr>
        <w:fldChar w:fldCharType="end"/>
      </w:r>
      <w:r w:rsidRPr="00781FAB">
        <w:rPr>
          <w:rFonts w:cstheme="minorHAnsi"/>
          <w:i w:val="0"/>
          <w:rPrChange w:id="448" w:author="Microsoft" w:date="2020-04-15T17:12:00Z">
            <w:rPr>
              <w:rFonts w:cstheme="minorHAnsi"/>
            </w:rPr>
          </w:rPrChange>
        </w:rPr>
        <w:t>: conditional variable mechanism</w:t>
      </w:r>
    </w:p>
    <w:p w14:paraId="0E72CC48" w14:textId="12FCB624" w:rsidR="00B84C29" w:rsidRPr="007F0C28" w:rsidDel="0038259E" w:rsidRDefault="009673E0">
      <w:pPr>
        <w:jc w:val="both"/>
        <w:rPr>
          <w:del w:id="449" w:author="Microsoft" w:date="2020-04-11T14:14:00Z"/>
          <w:rFonts w:cstheme="minorHAnsi"/>
          <w:sz w:val="24"/>
          <w:szCs w:val="24"/>
        </w:rPr>
        <w:pPrChange w:id="450" w:author="Microsoft" w:date="2020-04-16T16:17:00Z">
          <w:pPr/>
        </w:pPrChange>
      </w:pPr>
      <w:r w:rsidRPr="00781FAB">
        <w:rPr>
          <w:rFonts w:cstheme="minorHAnsi"/>
        </w:rPr>
        <w:t>Cond</w:t>
      </w:r>
      <w:r w:rsidR="008E42E3" w:rsidRPr="0026078C">
        <w:rPr>
          <w:rFonts w:cstheme="minorHAnsi"/>
        </w:rPr>
        <w:t>itional variab</w:t>
      </w:r>
      <w:r w:rsidR="008E42E3" w:rsidRPr="007F0C28">
        <w:rPr>
          <w:rFonts w:cstheme="minorHAnsi"/>
        </w:rPr>
        <w:t xml:space="preserve">le is </w:t>
      </w:r>
      <w:r w:rsidR="008E42E3" w:rsidRPr="00D55598">
        <w:rPr>
          <w:rFonts w:cstheme="minorHAnsi"/>
        </w:rPr>
        <w:t>kind of wait and rece</w:t>
      </w:r>
      <w:r w:rsidR="00DD2BB7" w:rsidRPr="00FC394D">
        <w:rPr>
          <w:rFonts w:cstheme="minorHAnsi"/>
        </w:rPr>
        <w:t>ive mechanism.</w:t>
      </w:r>
      <w:ins w:id="451" w:author="Microsoft" w:date="2020-04-11T14:05:00Z">
        <w:r w:rsidR="006C499A" w:rsidRPr="00FC394D">
          <w:rPr>
            <w:rFonts w:cstheme="minorHAnsi"/>
          </w:rPr>
          <w:t xml:space="preserve"> </w:t>
        </w:r>
      </w:ins>
      <w:ins w:id="452" w:author="Microsoft" w:date="2020-04-11T14:07:00Z">
        <w:r w:rsidR="006C499A" w:rsidRPr="00781FAB">
          <w:rPr>
            <w:rFonts w:cstheme="minorHAnsi"/>
            <w:sz w:val="24"/>
            <w:szCs w:val="24"/>
            <w:rPrChange w:id="453" w:author="Microsoft" w:date="2020-04-15T17:12:00Z">
              <w:rPr>
                <w:rFonts w:cstheme="minorHAnsi"/>
              </w:rPr>
            </w:rPrChange>
          </w:rPr>
          <w:t xml:space="preserve">In the above example </w:t>
        </w:r>
      </w:ins>
      <w:ins w:id="454" w:author="Microsoft" w:date="2020-04-11T14:09:00Z">
        <w:r w:rsidR="006C499A" w:rsidRPr="00781FAB">
          <w:rPr>
            <w:rFonts w:cstheme="minorHAnsi"/>
            <w:sz w:val="24"/>
            <w:szCs w:val="24"/>
            <w:rPrChange w:id="455" w:author="Microsoft" w:date="2020-04-15T17:12:00Z">
              <w:rPr>
                <w:rFonts w:cstheme="minorHAnsi"/>
              </w:rPr>
            </w:rPrChange>
          </w:rPr>
          <w:t xml:space="preserve">the </w:t>
        </w:r>
      </w:ins>
      <w:ins w:id="456" w:author="Microsoft" w:date="2020-04-11T14:10:00Z">
        <w:r w:rsidR="006C499A" w:rsidRPr="00781FAB">
          <w:rPr>
            <w:rFonts w:cstheme="minorHAnsi"/>
            <w:sz w:val="24"/>
            <w:szCs w:val="24"/>
            <w:rPrChange w:id="457" w:author="Microsoft" w:date="2020-04-15T17:12:00Z">
              <w:rPr>
                <w:rFonts w:cstheme="minorHAnsi"/>
              </w:rPr>
            </w:rPrChange>
          </w:rPr>
          <w:t xml:space="preserve">thread </w:t>
        </w:r>
      </w:ins>
      <w:ins w:id="458" w:author="Microsoft" w:date="2020-04-11T14:11:00Z">
        <w:r w:rsidR="006C499A" w:rsidRPr="00781FAB">
          <w:rPr>
            <w:rFonts w:cstheme="minorHAnsi"/>
            <w:sz w:val="24"/>
            <w:szCs w:val="24"/>
            <w:rPrChange w:id="459" w:author="Microsoft" w:date="2020-04-15T17:12:00Z">
              <w:rPr>
                <w:rFonts w:cstheme="minorHAnsi"/>
              </w:rPr>
            </w:rPrChange>
          </w:rPr>
          <w:t>mythreadfun is made to wait by giving pthread_cond_wait function</w:t>
        </w:r>
      </w:ins>
      <w:ins w:id="460" w:author="Microsoft" w:date="2020-04-11T14:12:00Z">
        <w:r w:rsidR="006C499A" w:rsidRPr="00781FAB">
          <w:rPr>
            <w:rFonts w:cstheme="minorHAnsi"/>
            <w:sz w:val="24"/>
            <w:szCs w:val="24"/>
            <w:rPrChange w:id="461" w:author="Microsoft" w:date="2020-04-15T17:12:00Z">
              <w:rPr>
                <w:rFonts w:cstheme="minorHAnsi"/>
              </w:rPr>
            </w:rPrChange>
          </w:rPr>
          <w:t xml:space="preserve"> and this can be w</w:t>
        </w:r>
        <w:r w:rsidR="00947228" w:rsidRPr="00781FAB">
          <w:rPr>
            <w:rFonts w:cstheme="minorHAnsi"/>
            <w:sz w:val="24"/>
            <w:szCs w:val="24"/>
            <w:rPrChange w:id="462" w:author="Microsoft" w:date="2020-04-15T17:12:00Z">
              <w:rPr>
                <w:rFonts w:cstheme="minorHAnsi"/>
              </w:rPr>
            </w:rPrChange>
          </w:rPr>
          <w:t>ake up in another thread too. So in mythr</w:t>
        </w:r>
      </w:ins>
      <w:ins w:id="463" w:author="Microsoft" w:date="2020-04-11T14:13:00Z">
        <w:r w:rsidR="00947228" w:rsidRPr="00781FAB">
          <w:rPr>
            <w:rFonts w:cstheme="minorHAnsi"/>
            <w:sz w:val="24"/>
            <w:szCs w:val="24"/>
            <w:rPrChange w:id="464" w:author="Microsoft" w:date="2020-04-15T17:12:00Z">
              <w:rPr>
                <w:rFonts w:cstheme="minorHAnsi"/>
              </w:rPr>
            </w:rPrChange>
          </w:rPr>
          <w:t>eadfun thread it is made to wait and the value of a is changed to 2 so in another thread easyfun it’s waken up and it checks for a value its 2 so it prints the else pa</w:t>
        </w:r>
      </w:ins>
      <w:ins w:id="465" w:author="Microsoft" w:date="2020-04-11T14:14:00Z">
        <w:r w:rsidR="00947228" w:rsidRPr="00781FAB">
          <w:rPr>
            <w:rFonts w:cstheme="minorHAnsi"/>
            <w:sz w:val="24"/>
            <w:szCs w:val="24"/>
            <w:rPrChange w:id="466" w:author="Microsoft" w:date="2020-04-15T17:12:00Z">
              <w:rPr>
                <w:rFonts w:cstheme="minorHAnsi"/>
              </w:rPr>
            </w:rPrChange>
          </w:rPr>
          <w:t>rt of it.</w:t>
        </w:r>
      </w:ins>
      <w:ins w:id="467" w:author="Microsoft" w:date="2020-04-11T14:16:00Z">
        <w:r w:rsidR="0038259E" w:rsidRPr="00781FAB">
          <w:rPr>
            <w:rFonts w:cstheme="minorHAnsi"/>
            <w:sz w:val="24"/>
            <w:szCs w:val="24"/>
          </w:rPr>
          <w:t xml:space="preserve"> If the a value is not changed it doesn’t stop at all it will be keep o</w:t>
        </w:r>
      </w:ins>
      <w:ins w:id="468" w:author="Microsoft" w:date="2020-04-11T14:17:00Z">
        <w:r w:rsidR="0038259E" w:rsidRPr="0026078C">
          <w:rPr>
            <w:rFonts w:cstheme="minorHAnsi"/>
            <w:sz w:val="24"/>
            <w:szCs w:val="24"/>
          </w:rPr>
          <w:t>n executing.</w:t>
        </w:r>
      </w:ins>
    </w:p>
    <w:p w14:paraId="4F102324" w14:textId="77777777" w:rsidR="0038259E" w:rsidRPr="00781FAB" w:rsidRDefault="0038259E">
      <w:pPr>
        <w:keepNext/>
        <w:rPr>
          <w:ins w:id="469" w:author="Microsoft" w:date="2020-04-11T14:17:00Z"/>
          <w:rFonts w:cstheme="minorHAnsi"/>
        </w:rPr>
        <w:pPrChange w:id="470" w:author="Microsoft" w:date="2020-04-11T14:17:00Z">
          <w:pPr/>
        </w:pPrChange>
      </w:pPr>
      <w:ins w:id="471" w:author="Microsoft" w:date="2020-04-11T14:17:00Z">
        <w:r w:rsidRPr="00781FAB">
          <w:rPr>
            <w:rFonts w:cstheme="minorHAnsi"/>
            <w:noProof/>
          </w:rPr>
          <w:drawing>
            <wp:inline distT="0" distB="0" distL="0" distR="0" wp14:anchorId="726EDEF0" wp14:editId="5FBE97A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ins>
    </w:p>
    <w:p w14:paraId="581FC2EA" w14:textId="7C24A69C" w:rsidR="0038259E" w:rsidRPr="00781FAB" w:rsidRDefault="0038259E">
      <w:pPr>
        <w:pStyle w:val="Caption"/>
        <w:jc w:val="center"/>
        <w:rPr>
          <w:ins w:id="472" w:author="Microsoft" w:date="2020-04-11T14:17:00Z"/>
          <w:rFonts w:cstheme="minorHAnsi"/>
        </w:rPr>
        <w:pPrChange w:id="473" w:author="Microsoft" w:date="2020-04-11T14:18:00Z">
          <w:pPr/>
        </w:pPrChange>
      </w:pPr>
      <w:ins w:id="474" w:author="Microsoft" w:date="2020-04-11T14:17:00Z">
        <w:r w:rsidRPr="00781FAB">
          <w:rPr>
            <w:rFonts w:cstheme="minorHAnsi"/>
            <w:i w:val="0"/>
            <w:rPrChange w:id="475" w:author="Microsoft" w:date="2020-04-15T17:12:00Z">
              <w:rPr>
                <w:i/>
              </w:rPr>
            </w:rPrChange>
          </w:rPr>
          <w:t xml:space="preserve">Figure </w:t>
        </w:r>
        <w:r w:rsidRPr="00781FAB">
          <w:rPr>
            <w:rFonts w:cstheme="minorHAnsi"/>
            <w:i w:val="0"/>
            <w:rPrChange w:id="476" w:author="Microsoft" w:date="2020-04-15T17:12:00Z">
              <w:rPr/>
            </w:rPrChange>
          </w:rPr>
          <w:fldChar w:fldCharType="begin"/>
        </w:r>
        <w:r w:rsidRPr="00781FAB">
          <w:rPr>
            <w:rFonts w:cstheme="minorHAnsi"/>
            <w:i w:val="0"/>
            <w:rPrChange w:id="477" w:author="Microsoft" w:date="2020-04-15T17:12:00Z">
              <w:rPr/>
            </w:rPrChange>
          </w:rPr>
          <w:instrText xml:space="preserve"> SEQ Figure \* ARABIC </w:instrText>
        </w:r>
      </w:ins>
      <w:r w:rsidRPr="00781FAB">
        <w:rPr>
          <w:rFonts w:cstheme="minorHAnsi"/>
          <w:i w:val="0"/>
          <w:rPrChange w:id="478" w:author="Microsoft" w:date="2020-04-15T17:12:00Z">
            <w:rPr/>
          </w:rPrChange>
        </w:rPr>
        <w:fldChar w:fldCharType="separate"/>
      </w:r>
      <w:ins w:id="479" w:author="Microsoft" w:date="2020-04-15T17:35:00Z">
        <w:r w:rsidR="007F0C28">
          <w:rPr>
            <w:rFonts w:cstheme="minorHAnsi"/>
            <w:i w:val="0"/>
            <w:noProof/>
          </w:rPr>
          <w:t>7</w:t>
        </w:r>
      </w:ins>
      <w:ins w:id="480" w:author="Microsoft" w:date="2020-04-11T14:17:00Z">
        <w:r w:rsidRPr="00781FAB">
          <w:rPr>
            <w:rFonts w:cstheme="minorHAnsi"/>
            <w:i w:val="0"/>
            <w:rPrChange w:id="481" w:author="Microsoft" w:date="2020-04-15T17:12:00Z">
              <w:rPr/>
            </w:rPrChange>
          </w:rPr>
          <w:fldChar w:fldCharType="end"/>
        </w:r>
        <w:r w:rsidRPr="00781FAB">
          <w:rPr>
            <w:rFonts w:cstheme="minorHAnsi"/>
            <w:i w:val="0"/>
            <w:rPrChange w:id="482" w:author="Microsoft" w:date="2020-04-15T17:12:00Z">
              <w:rPr/>
            </w:rPrChange>
          </w:rPr>
          <w:t>: waiting for result</w:t>
        </w:r>
      </w:ins>
    </w:p>
    <w:p w14:paraId="063B4394" w14:textId="77777777" w:rsidR="00C90785" w:rsidRPr="00781FAB" w:rsidRDefault="00C90785" w:rsidP="00010E5F">
      <w:pPr>
        <w:pStyle w:val="Heading1"/>
        <w:rPr>
          <w:rFonts w:asciiTheme="minorHAnsi" w:hAnsiTheme="minorHAnsi" w:cstheme="minorHAnsi"/>
          <w:b/>
          <w:rPrChange w:id="483" w:author="Microsoft" w:date="2020-04-15T17:12:00Z">
            <w:rPr>
              <w:b/>
            </w:rPr>
          </w:rPrChange>
        </w:rPr>
      </w:pPr>
      <w:r w:rsidRPr="00781FAB">
        <w:rPr>
          <w:rFonts w:asciiTheme="minorHAnsi" w:hAnsiTheme="minorHAnsi" w:cstheme="minorHAnsi"/>
          <w:b/>
          <w:rPrChange w:id="484" w:author="Microsoft" w:date="2020-04-15T17:12:00Z">
            <w:rPr>
              <w:b/>
            </w:rPr>
          </w:rPrChange>
        </w:rPr>
        <w:lastRenderedPageBreak/>
        <w:t>Java Programming:</w:t>
      </w:r>
    </w:p>
    <w:p w14:paraId="2A9C3C4A" w14:textId="77777777" w:rsidR="008463BC" w:rsidRPr="00781FAB" w:rsidRDefault="008463BC">
      <w:pPr>
        <w:jc w:val="both"/>
        <w:rPr>
          <w:rFonts w:cstheme="minorHAnsi"/>
        </w:rPr>
        <w:pPrChange w:id="485" w:author="Microsoft" w:date="2020-04-16T16:18:00Z">
          <w:pPr/>
        </w:pPrChange>
      </w:pPr>
    </w:p>
    <w:p w14:paraId="46C1AD36" w14:textId="77777777" w:rsidR="00C90785" w:rsidRPr="0026078C" w:rsidRDefault="00C90785">
      <w:pPr>
        <w:ind w:left="360"/>
        <w:jc w:val="both"/>
        <w:rPr>
          <w:rFonts w:cstheme="minorHAnsi"/>
          <w:b/>
          <w:sz w:val="24"/>
          <w:szCs w:val="24"/>
        </w:rPr>
        <w:pPrChange w:id="486" w:author="Microsoft" w:date="2020-04-16T16:18:00Z">
          <w:pPr>
            <w:ind w:left="360"/>
          </w:pPr>
        </w:pPrChange>
      </w:pPr>
      <w:r w:rsidRPr="0026078C">
        <w:rPr>
          <w:rFonts w:cstheme="minorHAnsi"/>
          <w:b/>
          <w:sz w:val="24"/>
          <w:szCs w:val="24"/>
        </w:rPr>
        <w:t>Language based capability:</w:t>
      </w:r>
    </w:p>
    <w:p w14:paraId="0F1ED1A7" w14:textId="77777777" w:rsidR="008E37D1" w:rsidRPr="00D604D6" w:rsidRDefault="008E37D1">
      <w:pPr>
        <w:pStyle w:val="ListParagraph"/>
        <w:numPr>
          <w:ilvl w:val="0"/>
          <w:numId w:val="9"/>
        </w:numPr>
        <w:jc w:val="both"/>
        <w:rPr>
          <w:rFonts w:cstheme="minorHAnsi"/>
          <w:sz w:val="24"/>
          <w:szCs w:val="24"/>
        </w:rPr>
        <w:pPrChange w:id="487" w:author="Microsoft" w:date="2020-04-16T16:18:00Z">
          <w:pPr>
            <w:pStyle w:val="ListParagraph"/>
            <w:numPr>
              <w:numId w:val="9"/>
            </w:numPr>
            <w:tabs>
              <w:tab w:val="num" w:pos="720"/>
            </w:tabs>
            <w:ind w:hanging="360"/>
          </w:pPr>
        </w:pPrChange>
      </w:pPr>
      <w:r w:rsidRPr="00D55598">
        <w:rPr>
          <w:rFonts w:cstheme="minorHAnsi"/>
          <w:sz w:val="24"/>
          <w:szCs w:val="24"/>
        </w:rPr>
        <w:t>Java threads were implemented with non-native threads called Green threads.</w:t>
      </w:r>
      <w:r w:rsidR="00441C41" w:rsidRPr="00FC394D">
        <w:rPr>
          <w:rFonts w:cstheme="minorHAnsi"/>
          <w:sz w:val="24"/>
          <w:szCs w:val="24"/>
        </w:rPr>
        <w:t xml:space="preserve"> Green threads can run on multicore processor but cannot take any advantage of multiple cores.</w:t>
      </w:r>
      <w:r w:rsidR="006B7C20" w:rsidRPr="006274E9">
        <w:rPr>
          <w:rFonts w:cstheme="minorHAnsi"/>
          <w:sz w:val="24"/>
          <w:szCs w:val="24"/>
        </w:rPr>
        <w:t xml:space="preserve"> Green threads are application level onl</w:t>
      </w:r>
      <w:r w:rsidR="006B7C20" w:rsidRPr="00D604D6">
        <w:rPr>
          <w:rFonts w:cstheme="minorHAnsi"/>
          <w:sz w:val="24"/>
          <w:szCs w:val="24"/>
        </w:rPr>
        <w:t>y.</w:t>
      </w:r>
    </w:p>
    <w:p w14:paraId="2C5DAFC3" w14:textId="77777777" w:rsidR="00624109" w:rsidRPr="00781FAB" w:rsidRDefault="00624109">
      <w:pPr>
        <w:pStyle w:val="ListParagraph"/>
        <w:numPr>
          <w:ilvl w:val="0"/>
          <w:numId w:val="9"/>
        </w:numPr>
        <w:jc w:val="both"/>
        <w:rPr>
          <w:rFonts w:cstheme="minorHAnsi"/>
          <w:sz w:val="24"/>
          <w:szCs w:val="24"/>
        </w:rPr>
        <w:pPrChange w:id="488" w:author="Microsoft" w:date="2020-04-16T16:18:00Z">
          <w:pPr>
            <w:pStyle w:val="ListParagraph"/>
            <w:numPr>
              <w:numId w:val="9"/>
            </w:numPr>
            <w:tabs>
              <w:tab w:val="num" w:pos="720"/>
            </w:tabs>
            <w:ind w:hanging="360"/>
          </w:pPr>
        </w:pPrChange>
      </w:pPr>
      <w:r w:rsidRPr="00E577F9">
        <w:rPr>
          <w:rFonts w:cstheme="minorHAnsi"/>
          <w:sz w:val="24"/>
          <w:szCs w:val="24"/>
        </w:rPr>
        <w:t>Linux native threads</w:t>
      </w:r>
      <w:r w:rsidR="009C5F24" w:rsidRPr="00C171EF">
        <w:rPr>
          <w:rFonts w:cstheme="minorHAnsi"/>
          <w:sz w:val="24"/>
          <w:szCs w:val="24"/>
        </w:rPr>
        <w:t xml:space="preserve"> </w:t>
      </w:r>
      <w:r w:rsidRPr="00BE0998">
        <w:rPr>
          <w:rFonts w:cstheme="minorHAnsi"/>
          <w:sz w:val="24"/>
          <w:szCs w:val="24"/>
        </w:rPr>
        <w:t>(POSIX thread) have better input- output and synchronization operation than green threads.</w:t>
      </w:r>
      <w:r w:rsidR="0053219C" w:rsidRPr="00781FAB">
        <w:rPr>
          <w:rFonts w:cstheme="minorHAnsi"/>
          <w:sz w:val="24"/>
          <w:szCs w:val="24"/>
        </w:rPr>
        <w:t xml:space="preserve"> Native thread model uses underlying OS support.</w:t>
      </w:r>
    </w:p>
    <w:p w14:paraId="212C993E"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89"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ALL Java programs use Threads - even "common" single-threaded ones.</w:t>
      </w:r>
    </w:p>
    <w:p w14:paraId="46FFAB5A"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0"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The creation of new Threads requires Objects that implement the Runnable Interface, which means they contain a method "public void run( )" . Any descendant of the Thread class will naturally contain such a method. ( In practice the run( ) method must be overridden / provided for the thread to have any practical functionality. )</w:t>
      </w:r>
    </w:p>
    <w:p w14:paraId="595D6EA4"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1"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Creating a Thread Object does not start the thread running - To do that the program must call the Thread's "start( )" method. Start( ) allocates and initializes memory for the Thread, and then calls the run( ) method. ( Programmers do not call run( ) directly. )</w:t>
      </w:r>
    </w:p>
    <w:p w14:paraId="706A6656"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2"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Because Java does not support global variables, Threads must be passed a reference to a shared Object in order to share data, in this example the "Sum" Object.</w:t>
      </w:r>
    </w:p>
    <w:p w14:paraId="3CE4EC80" w14:textId="77777777" w:rsidR="008E37D1"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3"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Note that the JVM runs on top of a native OS, and that the JVM specification does not specify what model to use for mapping Java threads to kernel threads. This decision is JVM implementation dependant, and may be one-to-one</w:t>
      </w:r>
      <w:r w:rsidR="00DE15F5" w:rsidRPr="00781FAB">
        <w:rPr>
          <w:rFonts w:eastAsia="Times New Roman" w:cstheme="minorHAnsi"/>
          <w:color w:val="000000"/>
          <w:sz w:val="24"/>
          <w:szCs w:val="24"/>
        </w:rPr>
        <w:t>, many-to-many, or many to one.</w:t>
      </w:r>
      <w:r w:rsidR="00AF76D9" w:rsidRPr="00781FAB">
        <w:rPr>
          <w:rFonts w:eastAsia="Times New Roman" w:cstheme="minorHAnsi"/>
          <w:color w:val="000000"/>
          <w:sz w:val="24"/>
          <w:szCs w:val="24"/>
        </w:rPr>
        <w:t xml:space="preserve"> (</w:t>
      </w:r>
      <w:r w:rsidRPr="00781FAB">
        <w:rPr>
          <w:rFonts w:eastAsia="Times New Roman" w:cstheme="minorHAnsi"/>
          <w:color w:val="000000"/>
          <w:sz w:val="24"/>
          <w:szCs w:val="24"/>
        </w:rPr>
        <w:t>On a UNIX system the JVM normally uses PThreads and on a Windows system it</w:t>
      </w:r>
      <w:r w:rsidR="00AF76D9" w:rsidRPr="00781FAB">
        <w:rPr>
          <w:rFonts w:eastAsia="Times New Roman" w:cstheme="minorHAnsi"/>
          <w:color w:val="000000"/>
          <w:sz w:val="24"/>
          <w:szCs w:val="24"/>
        </w:rPr>
        <w:t xml:space="preserve"> normally uses windows threads</w:t>
      </w:r>
      <w:r w:rsidRPr="00781FAB">
        <w:rPr>
          <w:rFonts w:eastAsia="Times New Roman" w:cstheme="minorHAnsi"/>
          <w:color w:val="000000"/>
          <w:sz w:val="24"/>
          <w:szCs w:val="24"/>
        </w:rPr>
        <w:t>)</w:t>
      </w:r>
    </w:p>
    <w:p w14:paraId="3551BCB3" w14:textId="77777777" w:rsidR="00C90785" w:rsidRPr="00781FAB" w:rsidRDefault="00C90785">
      <w:pPr>
        <w:ind w:left="360"/>
        <w:jc w:val="both"/>
        <w:rPr>
          <w:rFonts w:cstheme="minorHAnsi"/>
          <w:b/>
          <w:sz w:val="24"/>
          <w:szCs w:val="24"/>
        </w:rPr>
        <w:pPrChange w:id="494" w:author="Microsoft" w:date="2020-04-16T16:18:00Z">
          <w:pPr>
            <w:ind w:left="360"/>
          </w:pPr>
        </w:pPrChange>
      </w:pPr>
      <w:r w:rsidRPr="00781FAB">
        <w:rPr>
          <w:rFonts w:cstheme="minorHAnsi"/>
          <w:b/>
          <w:sz w:val="24"/>
          <w:szCs w:val="24"/>
        </w:rPr>
        <w:t>Thread creation:</w:t>
      </w:r>
    </w:p>
    <w:p w14:paraId="1BC0DC79" w14:textId="77777777" w:rsidR="00AF76D9" w:rsidRPr="00781FAB" w:rsidRDefault="00AF76D9">
      <w:pPr>
        <w:ind w:left="360"/>
        <w:jc w:val="both"/>
        <w:rPr>
          <w:rFonts w:cstheme="minorHAnsi"/>
          <w:sz w:val="24"/>
          <w:szCs w:val="24"/>
        </w:rPr>
        <w:pPrChange w:id="495" w:author="Microsoft" w:date="2020-04-16T16:18:00Z">
          <w:pPr>
            <w:ind w:left="360"/>
          </w:pPr>
        </w:pPrChange>
      </w:pPr>
      <w:r w:rsidRPr="00781FAB">
        <w:rPr>
          <w:rFonts w:cstheme="minorHAnsi"/>
          <w:sz w:val="24"/>
          <w:szCs w:val="24"/>
        </w:rPr>
        <w:t xml:space="preserve">JAVA and C has a lot of syntax oriented difference and the thread creation process also differs </w:t>
      </w:r>
      <w:r w:rsidR="00895E29" w:rsidRPr="00781FAB">
        <w:rPr>
          <w:rFonts w:cstheme="minorHAnsi"/>
          <w:sz w:val="24"/>
          <w:szCs w:val="24"/>
        </w:rPr>
        <w:t>so the threads can be created in two different ways</w:t>
      </w:r>
    </w:p>
    <w:p w14:paraId="50D6BF56" w14:textId="77777777" w:rsidR="00895E29" w:rsidRPr="00781FAB" w:rsidRDefault="00895E29">
      <w:pPr>
        <w:pStyle w:val="ListParagraph"/>
        <w:numPr>
          <w:ilvl w:val="0"/>
          <w:numId w:val="11"/>
        </w:numPr>
        <w:jc w:val="both"/>
        <w:rPr>
          <w:rFonts w:cstheme="minorHAnsi"/>
          <w:sz w:val="24"/>
          <w:szCs w:val="24"/>
        </w:rPr>
        <w:pPrChange w:id="496" w:author="Microsoft" w:date="2020-04-16T16:18:00Z">
          <w:pPr>
            <w:pStyle w:val="ListParagraph"/>
            <w:numPr>
              <w:numId w:val="11"/>
            </w:numPr>
            <w:ind w:left="1080" w:hanging="360"/>
          </w:pPr>
        </w:pPrChange>
      </w:pPr>
      <w:r w:rsidRPr="00781FAB">
        <w:rPr>
          <w:rFonts w:cstheme="minorHAnsi"/>
          <w:sz w:val="24"/>
          <w:szCs w:val="24"/>
        </w:rPr>
        <w:t>Implement runnable</w:t>
      </w:r>
    </w:p>
    <w:p w14:paraId="5977149E" w14:textId="77777777" w:rsidR="00A35CC7" w:rsidRPr="00781FAB" w:rsidRDefault="00A35CC7">
      <w:pPr>
        <w:pStyle w:val="ListParagraph"/>
        <w:ind w:left="1080" w:firstLine="360"/>
        <w:jc w:val="both"/>
        <w:rPr>
          <w:rFonts w:cstheme="minorHAnsi"/>
          <w:sz w:val="24"/>
          <w:szCs w:val="24"/>
        </w:rPr>
        <w:pPrChange w:id="497" w:author="Microsoft" w:date="2020-04-16T16:18:00Z">
          <w:pPr>
            <w:pStyle w:val="ListParagraph"/>
            <w:ind w:left="1080" w:firstLine="360"/>
          </w:pPr>
        </w:pPrChange>
      </w:pPr>
      <w:r w:rsidRPr="00781FAB">
        <w:rPr>
          <w:rFonts w:cstheme="minorHAnsi"/>
          <w:sz w:val="24"/>
          <w:szCs w:val="24"/>
        </w:rPr>
        <w:t>Eg:- Class thread implement runnable</w:t>
      </w:r>
    </w:p>
    <w:p w14:paraId="485ECB16" w14:textId="77777777" w:rsidR="00895E29" w:rsidRPr="00781FAB" w:rsidRDefault="00895E29">
      <w:pPr>
        <w:pStyle w:val="ListParagraph"/>
        <w:numPr>
          <w:ilvl w:val="0"/>
          <w:numId w:val="11"/>
        </w:numPr>
        <w:jc w:val="both"/>
        <w:rPr>
          <w:rFonts w:cstheme="minorHAnsi"/>
          <w:sz w:val="24"/>
          <w:szCs w:val="24"/>
        </w:rPr>
        <w:pPrChange w:id="498" w:author="Microsoft" w:date="2020-04-16T16:18:00Z">
          <w:pPr>
            <w:pStyle w:val="ListParagraph"/>
            <w:numPr>
              <w:numId w:val="11"/>
            </w:numPr>
            <w:ind w:left="1080" w:hanging="360"/>
          </w:pPr>
        </w:pPrChange>
      </w:pPr>
      <w:r w:rsidRPr="00781FAB">
        <w:rPr>
          <w:rFonts w:cstheme="minorHAnsi"/>
          <w:sz w:val="24"/>
          <w:szCs w:val="24"/>
        </w:rPr>
        <w:t>Extend</w:t>
      </w:r>
      <w:r w:rsidR="00A35CC7" w:rsidRPr="00781FAB">
        <w:rPr>
          <w:rFonts w:cstheme="minorHAnsi"/>
          <w:sz w:val="24"/>
          <w:szCs w:val="24"/>
        </w:rPr>
        <w:t>s thread</w:t>
      </w:r>
    </w:p>
    <w:p w14:paraId="77A1F516" w14:textId="77777777" w:rsidR="00A35CC7" w:rsidRPr="00781FAB" w:rsidRDefault="00A35CC7">
      <w:pPr>
        <w:pStyle w:val="ListParagraph"/>
        <w:ind w:left="1080" w:firstLine="360"/>
        <w:jc w:val="both"/>
        <w:rPr>
          <w:rFonts w:cstheme="minorHAnsi"/>
          <w:sz w:val="24"/>
          <w:szCs w:val="24"/>
        </w:rPr>
        <w:pPrChange w:id="499" w:author="Microsoft" w:date="2020-04-16T16:18:00Z">
          <w:pPr>
            <w:pStyle w:val="ListParagraph"/>
            <w:ind w:left="1080" w:firstLine="360"/>
          </w:pPr>
        </w:pPrChange>
      </w:pPr>
      <w:r w:rsidRPr="00781FAB">
        <w:rPr>
          <w:rFonts w:cstheme="minorHAnsi"/>
          <w:sz w:val="24"/>
          <w:szCs w:val="24"/>
        </w:rPr>
        <w:t xml:space="preserve">Eg:- Class Mythread </w:t>
      </w:r>
      <w:r w:rsidR="004A538F" w:rsidRPr="00781FAB">
        <w:rPr>
          <w:rFonts w:cstheme="minorHAnsi"/>
          <w:sz w:val="24"/>
          <w:szCs w:val="24"/>
        </w:rPr>
        <w:t>extends Thread</w:t>
      </w:r>
    </w:p>
    <w:p w14:paraId="1B4454FD" w14:textId="77777777" w:rsidR="00A35CC7" w:rsidRPr="00781FAB" w:rsidRDefault="00A35CC7">
      <w:pPr>
        <w:ind w:left="360"/>
        <w:jc w:val="both"/>
        <w:rPr>
          <w:rFonts w:cstheme="minorHAnsi"/>
          <w:sz w:val="24"/>
          <w:szCs w:val="24"/>
        </w:rPr>
        <w:pPrChange w:id="500" w:author="Microsoft" w:date="2020-04-16T16:18:00Z">
          <w:pPr>
            <w:ind w:left="360"/>
          </w:pPr>
        </w:pPrChange>
      </w:pPr>
      <w:r w:rsidRPr="00781FAB">
        <w:rPr>
          <w:rFonts w:cstheme="minorHAnsi"/>
          <w:sz w:val="24"/>
          <w:szCs w:val="24"/>
        </w:rPr>
        <w:t>These two ways can be followed and given in the class for thread creation.</w:t>
      </w:r>
    </w:p>
    <w:p w14:paraId="277D3B76" w14:textId="77777777" w:rsidR="0042041E" w:rsidRPr="00781FAB" w:rsidRDefault="0042041E">
      <w:pPr>
        <w:ind w:left="360"/>
        <w:jc w:val="both"/>
        <w:rPr>
          <w:rFonts w:cstheme="minorHAnsi"/>
          <w:sz w:val="24"/>
          <w:szCs w:val="24"/>
        </w:rPr>
        <w:pPrChange w:id="501" w:author="Microsoft" w:date="2020-04-16T16:18:00Z">
          <w:pPr>
            <w:ind w:left="360"/>
          </w:pPr>
        </w:pPrChange>
      </w:pPr>
      <w:r w:rsidRPr="00781FAB">
        <w:rPr>
          <w:rFonts w:cstheme="minorHAnsi"/>
          <w:sz w:val="24"/>
          <w:szCs w:val="24"/>
        </w:rPr>
        <w:t>Thread creation is a simple process which can be seen in the below program,</w:t>
      </w:r>
    </w:p>
    <w:p w14:paraId="0A5EF7A3" w14:textId="77777777" w:rsidR="0042041E" w:rsidRPr="00781FAB" w:rsidRDefault="0042041E" w:rsidP="008E37D1">
      <w:pPr>
        <w:ind w:left="360"/>
        <w:rPr>
          <w:rFonts w:cstheme="minorHAnsi"/>
          <w:sz w:val="24"/>
          <w:szCs w:val="24"/>
        </w:rPr>
      </w:pPr>
    </w:p>
    <w:p w14:paraId="784ECC8D" w14:textId="77777777" w:rsidR="0042041E" w:rsidRPr="00781FAB" w:rsidRDefault="0042041E" w:rsidP="0042041E">
      <w:pPr>
        <w:ind w:left="360"/>
        <w:rPr>
          <w:rFonts w:cstheme="minorHAnsi"/>
          <w:sz w:val="24"/>
          <w:szCs w:val="24"/>
        </w:rPr>
      </w:pPr>
      <w:r w:rsidRPr="00781FAB">
        <w:rPr>
          <w:rFonts w:cstheme="minorHAnsi"/>
          <w:sz w:val="24"/>
          <w:szCs w:val="24"/>
        </w:rPr>
        <w:t xml:space="preserve">class Operation </w:t>
      </w:r>
    </w:p>
    <w:p w14:paraId="020A411A" w14:textId="77777777" w:rsidR="0042041E" w:rsidRPr="00781FAB" w:rsidRDefault="0042041E" w:rsidP="0042041E">
      <w:pPr>
        <w:ind w:left="360"/>
        <w:rPr>
          <w:rFonts w:cstheme="minorHAnsi"/>
          <w:sz w:val="24"/>
          <w:szCs w:val="24"/>
        </w:rPr>
      </w:pPr>
      <w:r w:rsidRPr="00781FAB">
        <w:rPr>
          <w:rFonts w:cstheme="minorHAnsi"/>
          <w:sz w:val="24"/>
          <w:szCs w:val="24"/>
        </w:rPr>
        <w:t>{</w:t>
      </w:r>
    </w:p>
    <w:p w14:paraId="5E7029EE" w14:textId="77777777" w:rsidR="0042041E" w:rsidRPr="00781FAB" w:rsidRDefault="0042041E" w:rsidP="0042041E">
      <w:pPr>
        <w:ind w:left="360"/>
        <w:rPr>
          <w:rFonts w:cstheme="minorHAnsi"/>
          <w:sz w:val="24"/>
          <w:szCs w:val="24"/>
        </w:rPr>
      </w:pPr>
      <w:r w:rsidRPr="00781FAB">
        <w:rPr>
          <w:rFonts w:cstheme="minorHAnsi"/>
          <w:sz w:val="24"/>
          <w:szCs w:val="24"/>
        </w:rPr>
        <w:t xml:space="preserve">    void multiplication (int a)</w:t>
      </w:r>
    </w:p>
    <w:p w14:paraId="1005851B"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3ED007AB" w14:textId="77777777" w:rsidR="0042041E" w:rsidRPr="00781FAB" w:rsidRDefault="0042041E" w:rsidP="0042041E">
      <w:pPr>
        <w:ind w:left="360"/>
        <w:rPr>
          <w:rFonts w:cstheme="minorHAnsi"/>
          <w:sz w:val="24"/>
          <w:szCs w:val="24"/>
        </w:rPr>
      </w:pPr>
      <w:r w:rsidRPr="00781FAB">
        <w:rPr>
          <w:rFonts w:cstheme="minorHAnsi"/>
          <w:sz w:val="24"/>
          <w:szCs w:val="24"/>
        </w:rPr>
        <w:t xml:space="preserve">        for(int i=1;i&lt;=5;i++)</w:t>
      </w:r>
    </w:p>
    <w:p w14:paraId="4DC30110" w14:textId="77777777" w:rsidR="0042041E" w:rsidRPr="00781FAB" w:rsidRDefault="0042041E" w:rsidP="0042041E">
      <w:pPr>
        <w:ind w:left="360"/>
        <w:rPr>
          <w:rFonts w:cstheme="minorHAnsi"/>
          <w:sz w:val="24"/>
          <w:szCs w:val="24"/>
        </w:rPr>
      </w:pPr>
      <w:r w:rsidRPr="00781FAB">
        <w:rPr>
          <w:rFonts w:cstheme="minorHAnsi"/>
          <w:sz w:val="24"/>
          <w:szCs w:val="24"/>
        </w:rPr>
        <w:lastRenderedPageBreak/>
        <w:t xml:space="preserve">        {</w:t>
      </w:r>
    </w:p>
    <w:p w14:paraId="4D0CA9C3" w14:textId="77777777" w:rsidR="0042041E" w:rsidRPr="00781FAB" w:rsidRDefault="0042041E" w:rsidP="0042041E">
      <w:pPr>
        <w:ind w:left="360"/>
        <w:rPr>
          <w:rFonts w:cstheme="minorHAnsi"/>
          <w:sz w:val="24"/>
          <w:szCs w:val="24"/>
        </w:rPr>
      </w:pPr>
      <w:r w:rsidRPr="00781FAB">
        <w:rPr>
          <w:rFonts w:cstheme="minorHAnsi"/>
          <w:sz w:val="24"/>
          <w:szCs w:val="24"/>
        </w:rPr>
        <w:t xml:space="preserve">            System.out.println("Operation " + i);</w:t>
      </w:r>
    </w:p>
    <w:p w14:paraId="79D98DB4" w14:textId="77777777" w:rsidR="0042041E" w:rsidRPr="00781FAB" w:rsidRDefault="0042041E" w:rsidP="0042041E">
      <w:pPr>
        <w:ind w:left="360"/>
        <w:rPr>
          <w:rFonts w:cstheme="minorHAnsi"/>
          <w:sz w:val="24"/>
          <w:szCs w:val="24"/>
        </w:rPr>
      </w:pPr>
      <w:r w:rsidRPr="00781FAB">
        <w:rPr>
          <w:rFonts w:cstheme="minorHAnsi"/>
          <w:sz w:val="24"/>
          <w:szCs w:val="24"/>
        </w:rPr>
        <w:t xml:space="preserve">            System.out.println( a *i);</w:t>
      </w:r>
    </w:p>
    <w:p w14:paraId="2A1E39DD" w14:textId="77777777" w:rsidR="0042041E" w:rsidRPr="00781FAB" w:rsidRDefault="0042041E" w:rsidP="0042041E">
      <w:pPr>
        <w:ind w:left="360"/>
        <w:rPr>
          <w:rFonts w:cstheme="minorHAnsi"/>
          <w:sz w:val="24"/>
          <w:szCs w:val="24"/>
        </w:rPr>
      </w:pPr>
      <w:r w:rsidRPr="00781FAB">
        <w:rPr>
          <w:rFonts w:cstheme="minorHAnsi"/>
          <w:sz w:val="24"/>
          <w:szCs w:val="24"/>
        </w:rPr>
        <w:t xml:space="preserve">              try{  </w:t>
      </w:r>
    </w:p>
    <w:p w14:paraId="649E9658" w14:textId="77777777" w:rsidR="0042041E" w:rsidRPr="00781FAB" w:rsidRDefault="0042041E" w:rsidP="0042041E">
      <w:pPr>
        <w:ind w:left="360"/>
        <w:rPr>
          <w:rFonts w:cstheme="minorHAnsi"/>
          <w:sz w:val="24"/>
          <w:szCs w:val="24"/>
        </w:rPr>
      </w:pPr>
      <w:r w:rsidRPr="00781FAB">
        <w:rPr>
          <w:rFonts w:cstheme="minorHAnsi"/>
          <w:sz w:val="24"/>
          <w:szCs w:val="24"/>
        </w:rPr>
        <w:t xml:space="preserve">      Thread.sleep(400);  </w:t>
      </w:r>
    </w:p>
    <w:p w14:paraId="32FA9D9D" w14:textId="77777777" w:rsidR="0042041E" w:rsidRPr="00781FAB" w:rsidRDefault="0042041E" w:rsidP="0042041E">
      <w:pPr>
        <w:ind w:left="360"/>
        <w:rPr>
          <w:rFonts w:cstheme="minorHAnsi"/>
          <w:sz w:val="24"/>
          <w:szCs w:val="24"/>
        </w:rPr>
      </w:pPr>
      <w:r w:rsidRPr="00781FAB">
        <w:rPr>
          <w:rFonts w:cstheme="minorHAnsi"/>
          <w:sz w:val="24"/>
          <w:szCs w:val="24"/>
        </w:rPr>
        <w:t xml:space="preserve">     }catch(Exception e){System.out.println(e);}  </w:t>
      </w:r>
    </w:p>
    <w:p w14:paraId="537D5C3D"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0B485F96"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7287C5A5" w14:textId="77777777" w:rsidR="0042041E" w:rsidRPr="00781FAB" w:rsidRDefault="0042041E" w:rsidP="0042041E">
      <w:pPr>
        <w:ind w:left="360"/>
        <w:rPr>
          <w:rFonts w:cstheme="minorHAnsi"/>
          <w:sz w:val="24"/>
          <w:szCs w:val="24"/>
        </w:rPr>
      </w:pPr>
      <w:r w:rsidRPr="00781FAB">
        <w:rPr>
          <w:rFonts w:cstheme="minorHAnsi"/>
          <w:sz w:val="24"/>
          <w:szCs w:val="24"/>
        </w:rPr>
        <w:t>}</w:t>
      </w:r>
    </w:p>
    <w:p w14:paraId="5DB64812" w14:textId="77777777" w:rsidR="0042041E" w:rsidRPr="00781FAB" w:rsidRDefault="0042041E" w:rsidP="0042041E">
      <w:pPr>
        <w:ind w:left="360"/>
        <w:rPr>
          <w:rFonts w:cstheme="minorHAnsi"/>
          <w:sz w:val="24"/>
          <w:szCs w:val="24"/>
        </w:rPr>
      </w:pPr>
    </w:p>
    <w:p w14:paraId="34F7C191" w14:textId="77777777" w:rsidR="0042041E" w:rsidRPr="00781FAB" w:rsidRDefault="0042041E" w:rsidP="0042041E">
      <w:pPr>
        <w:ind w:left="360"/>
        <w:rPr>
          <w:rFonts w:cstheme="minorHAnsi"/>
          <w:sz w:val="24"/>
          <w:szCs w:val="24"/>
        </w:rPr>
      </w:pPr>
      <w:r w:rsidRPr="00781FAB">
        <w:rPr>
          <w:rFonts w:cstheme="minorHAnsi"/>
          <w:sz w:val="24"/>
          <w:szCs w:val="24"/>
        </w:rPr>
        <w:t>class Favourite1 extends Thread</w:t>
      </w:r>
    </w:p>
    <w:p w14:paraId="1FC9A827" w14:textId="77777777" w:rsidR="0042041E" w:rsidRPr="00781FAB" w:rsidRDefault="0042041E" w:rsidP="0042041E">
      <w:pPr>
        <w:ind w:left="360"/>
        <w:rPr>
          <w:rFonts w:cstheme="minorHAnsi"/>
          <w:sz w:val="24"/>
          <w:szCs w:val="24"/>
        </w:rPr>
      </w:pPr>
      <w:r w:rsidRPr="00781FAB">
        <w:rPr>
          <w:rFonts w:cstheme="minorHAnsi"/>
          <w:sz w:val="24"/>
          <w:szCs w:val="24"/>
        </w:rPr>
        <w:t>{</w:t>
      </w:r>
    </w:p>
    <w:p w14:paraId="164496CB"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6059AD2E" w14:textId="77777777" w:rsidR="0042041E" w:rsidRPr="00781FAB" w:rsidRDefault="0042041E" w:rsidP="0042041E">
      <w:pPr>
        <w:ind w:left="360"/>
        <w:rPr>
          <w:rFonts w:cstheme="minorHAnsi"/>
          <w:sz w:val="24"/>
          <w:szCs w:val="24"/>
        </w:rPr>
      </w:pPr>
      <w:r w:rsidRPr="00781FAB">
        <w:rPr>
          <w:rFonts w:cstheme="minorHAnsi"/>
          <w:sz w:val="24"/>
          <w:szCs w:val="24"/>
        </w:rPr>
        <w:t xml:space="preserve">     Operation t;  </w:t>
      </w:r>
    </w:p>
    <w:p w14:paraId="6B55A9D5" w14:textId="77777777" w:rsidR="0042041E" w:rsidRPr="00781FAB" w:rsidRDefault="0042041E" w:rsidP="0042041E">
      <w:pPr>
        <w:ind w:left="360"/>
        <w:rPr>
          <w:rFonts w:cstheme="minorHAnsi"/>
          <w:sz w:val="24"/>
          <w:szCs w:val="24"/>
        </w:rPr>
      </w:pPr>
      <w:r w:rsidRPr="00781FAB">
        <w:rPr>
          <w:rFonts w:cstheme="minorHAnsi"/>
          <w:sz w:val="24"/>
          <w:szCs w:val="24"/>
        </w:rPr>
        <w:t xml:space="preserve">Favourite1(Operation t){  </w:t>
      </w:r>
    </w:p>
    <w:p w14:paraId="50612E57" w14:textId="77777777" w:rsidR="0042041E" w:rsidRPr="00781FAB" w:rsidRDefault="0042041E" w:rsidP="0042041E">
      <w:pPr>
        <w:ind w:left="360"/>
        <w:rPr>
          <w:rFonts w:cstheme="minorHAnsi"/>
          <w:sz w:val="24"/>
          <w:szCs w:val="24"/>
        </w:rPr>
      </w:pPr>
      <w:r w:rsidRPr="00781FAB">
        <w:rPr>
          <w:rFonts w:cstheme="minorHAnsi"/>
          <w:sz w:val="24"/>
          <w:szCs w:val="24"/>
        </w:rPr>
        <w:t xml:space="preserve">this.t=t; </w:t>
      </w:r>
    </w:p>
    <w:p w14:paraId="3B3B910E" w14:textId="77777777" w:rsidR="0042041E" w:rsidRPr="00781FAB" w:rsidRDefault="0042041E" w:rsidP="0042041E">
      <w:pPr>
        <w:ind w:left="360"/>
        <w:rPr>
          <w:rFonts w:cstheme="minorHAnsi"/>
          <w:sz w:val="24"/>
          <w:szCs w:val="24"/>
        </w:rPr>
      </w:pPr>
      <w:r w:rsidRPr="00781FAB">
        <w:rPr>
          <w:rFonts w:cstheme="minorHAnsi"/>
          <w:sz w:val="24"/>
          <w:szCs w:val="24"/>
        </w:rPr>
        <w:t>}</w:t>
      </w:r>
    </w:p>
    <w:p w14:paraId="77388A91" w14:textId="77777777" w:rsidR="0042041E" w:rsidRPr="00781FAB" w:rsidRDefault="0042041E" w:rsidP="0042041E">
      <w:pPr>
        <w:ind w:left="360"/>
        <w:rPr>
          <w:rFonts w:cstheme="minorHAnsi"/>
          <w:sz w:val="24"/>
          <w:szCs w:val="24"/>
        </w:rPr>
      </w:pPr>
      <w:r w:rsidRPr="00781FAB">
        <w:rPr>
          <w:rFonts w:cstheme="minorHAnsi"/>
          <w:sz w:val="24"/>
          <w:szCs w:val="24"/>
        </w:rPr>
        <w:t xml:space="preserve">  public void run()</w:t>
      </w:r>
    </w:p>
    <w:p w14:paraId="4F28DDA0"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6DCB3430"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279E1950" w14:textId="77777777" w:rsidR="0042041E" w:rsidRPr="00781FAB" w:rsidRDefault="0042041E" w:rsidP="0042041E">
      <w:pPr>
        <w:ind w:left="360"/>
        <w:rPr>
          <w:rFonts w:cstheme="minorHAnsi"/>
          <w:sz w:val="24"/>
          <w:szCs w:val="24"/>
        </w:rPr>
      </w:pPr>
      <w:r w:rsidRPr="00781FAB">
        <w:rPr>
          <w:rFonts w:cstheme="minorHAnsi"/>
          <w:sz w:val="24"/>
          <w:szCs w:val="24"/>
        </w:rPr>
        <w:t xml:space="preserve">    t.multiplication(5); </w:t>
      </w:r>
    </w:p>
    <w:p w14:paraId="773DDFE9"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1BC3E349" w14:textId="77777777" w:rsidR="0042041E" w:rsidRPr="00781FAB" w:rsidRDefault="0042041E" w:rsidP="0042041E">
      <w:pPr>
        <w:ind w:left="360"/>
        <w:rPr>
          <w:rFonts w:cstheme="minorHAnsi"/>
          <w:sz w:val="24"/>
          <w:szCs w:val="24"/>
        </w:rPr>
      </w:pPr>
      <w:r w:rsidRPr="00781FAB">
        <w:rPr>
          <w:rFonts w:cstheme="minorHAnsi"/>
          <w:sz w:val="24"/>
          <w:szCs w:val="24"/>
        </w:rPr>
        <w:t>}</w:t>
      </w:r>
    </w:p>
    <w:p w14:paraId="44F321E4" w14:textId="77777777" w:rsidR="0042041E" w:rsidRPr="00781FAB" w:rsidRDefault="0042041E" w:rsidP="0042041E">
      <w:pPr>
        <w:ind w:left="360"/>
        <w:rPr>
          <w:rFonts w:cstheme="minorHAnsi"/>
          <w:sz w:val="24"/>
          <w:szCs w:val="24"/>
        </w:rPr>
      </w:pPr>
    </w:p>
    <w:p w14:paraId="3E67EE69" w14:textId="77777777" w:rsidR="0042041E" w:rsidRPr="00781FAB" w:rsidRDefault="0042041E" w:rsidP="0042041E">
      <w:pPr>
        <w:ind w:left="360"/>
        <w:rPr>
          <w:rFonts w:cstheme="minorHAnsi"/>
          <w:sz w:val="24"/>
          <w:szCs w:val="24"/>
        </w:rPr>
      </w:pPr>
      <w:r w:rsidRPr="00781FAB">
        <w:rPr>
          <w:rFonts w:cstheme="minorHAnsi"/>
          <w:sz w:val="24"/>
          <w:szCs w:val="24"/>
        </w:rPr>
        <w:t>public class Main               /* Main function*/</w:t>
      </w:r>
    </w:p>
    <w:p w14:paraId="34321008" w14:textId="77777777" w:rsidR="0042041E" w:rsidRPr="00781FAB" w:rsidRDefault="0042041E" w:rsidP="0042041E">
      <w:pPr>
        <w:ind w:left="360"/>
        <w:rPr>
          <w:rFonts w:cstheme="minorHAnsi"/>
          <w:sz w:val="24"/>
          <w:szCs w:val="24"/>
        </w:rPr>
      </w:pPr>
      <w:r w:rsidRPr="00781FAB">
        <w:rPr>
          <w:rFonts w:cstheme="minorHAnsi"/>
          <w:sz w:val="24"/>
          <w:szCs w:val="24"/>
        </w:rPr>
        <w:t>{</w:t>
      </w:r>
    </w:p>
    <w:p w14:paraId="7F9DCD3B" w14:textId="77777777" w:rsidR="0042041E" w:rsidRPr="00781FAB" w:rsidRDefault="0042041E" w:rsidP="0042041E">
      <w:pPr>
        <w:ind w:left="360"/>
        <w:rPr>
          <w:rFonts w:cstheme="minorHAnsi"/>
          <w:sz w:val="24"/>
          <w:szCs w:val="24"/>
        </w:rPr>
      </w:pPr>
      <w:r w:rsidRPr="00781FAB">
        <w:rPr>
          <w:rFonts w:cstheme="minorHAnsi"/>
          <w:sz w:val="24"/>
          <w:szCs w:val="24"/>
        </w:rPr>
        <w:tab/>
        <w:t xml:space="preserve">public static void main(String[] args) </w:t>
      </w:r>
    </w:p>
    <w:p w14:paraId="63D757D4" w14:textId="77777777" w:rsidR="0042041E" w:rsidRPr="00781FAB" w:rsidRDefault="0042041E" w:rsidP="0042041E">
      <w:pPr>
        <w:ind w:left="360"/>
        <w:rPr>
          <w:rFonts w:cstheme="minorHAnsi"/>
          <w:sz w:val="24"/>
          <w:szCs w:val="24"/>
        </w:rPr>
      </w:pPr>
      <w:r w:rsidRPr="00781FAB">
        <w:rPr>
          <w:rFonts w:cstheme="minorHAnsi"/>
          <w:sz w:val="24"/>
          <w:szCs w:val="24"/>
        </w:rPr>
        <w:tab/>
        <w:t>{</w:t>
      </w:r>
    </w:p>
    <w:p w14:paraId="5751428C" w14:textId="77777777" w:rsidR="0042041E" w:rsidRPr="00781FAB" w:rsidRDefault="0042041E" w:rsidP="0042041E">
      <w:pPr>
        <w:ind w:left="360"/>
        <w:rPr>
          <w:rFonts w:cstheme="minorHAnsi"/>
          <w:sz w:val="24"/>
          <w:szCs w:val="24"/>
        </w:rPr>
      </w:pPr>
      <w:r w:rsidRPr="00781FAB">
        <w:rPr>
          <w:rFonts w:cstheme="minorHAnsi"/>
          <w:sz w:val="24"/>
          <w:szCs w:val="24"/>
        </w:rPr>
        <w:tab/>
        <w:t xml:space="preserve">Operation obj = new Operation();//only one object  </w:t>
      </w:r>
    </w:p>
    <w:p w14:paraId="6372C93A" w14:textId="77777777" w:rsidR="0042041E" w:rsidRPr="00781FAB" w:rsidRDefault="0042041E" w:rsidP="0042041E">
      <w:pPr>
        <w:ind w:left="360"/>
        <w:rPr>
          <w:rFonts w:cstheme="minorHAnsi"/>
          <w:sz w:val="24"/>
          <w:szCs w:val="24"/>
        </w:rPr>
      </w:pPr>
      <w:r w:rsidRPr="00781FAB">
        <w:rPr>
          <w:rFonts w:cstheme="minorHAnsi"/>
          <w:sz w:val="24"/>
          <w:szCs w:val="24"/>
        </w:rPr>
        <w:lastRenderedPageBreak/>
        <w:tab/>
      </w:r>
      <w:r w:rsidRPr="00781FAB">
        <w:rPr>
          <w:rFonts w:cstheme="minorHAnsi"/>
          <w:sz w:val="24"/>
          <w:szCs w:val="24"/>
        </w:rPr>
        <w:tab/>
        <w:t>Favourite1 t1= new Favourite1(obj);</w:t>
      </w:r>
    </w:p>
    <w:p w14:paraId="459EA424" w14:textId="77777777" w:rsidR="0042041E" w:rsidRPr="00781FAB" w:rsidRDefault="0042041E" w:rsidP="0042041E">
      <w:pPr>
        <w:ind w:left="360"/>
        <w:rPr>
          <w:rFonts w:cstheme="minorHAnsi"/>
          <w:sz w:val="24"/>
          <w:szCs w:val="24"/>
        </w:rPr>
      </w:pPr>
      <w:r w:rsidRPr="00781FAB">
        <w:rPr>
          <w:rFonts w:cstheme="minorHAnsi"/>
          <w:sz w:val="24"/>
          <w:szCs w:val="24"/>
        </w:rPr>
        <w:tab/>
      </w:r>
      <w:r w:rsidRPr="00781FAB">
        <w:rPr>
          <w:rFonts w:cstheme="minorHAnsi"/>
          <w:sz w:val="24"/>
          <w:szCs w:val="24"/>
        </w:rPr>
        <w:tab/>
        <w:t>t1.start();</w:t>
      </w:r>
    </w:p>
    <w:p w14:paraId="720BCC65" w14:textId="77777777" w:rsidR="0042041E" w:rsidRPr="00781FAB" w:rsidRDefault="0042041E" w:rsidP="0042041E">
      <w:pPr>
        <w:ind w:left="360"/>
        <w:rPr>
          <w:rFonts w:cstheme="minorHAnsi"/>
          <w:sz w:val="24"/>
          <w:szCs w:val="24"/>
        </w:rPr>
      </w:pPr>
      <w:r w:rsidRPr="00781FAB">
        <w:rPr>
          <w:rFonts w:cstheme="minorHAnsi"/>
          <w:sz w:val="24"/>
          <w:szCs w:val="24"/>
        </w:rPr>
        <w:tab/>
        <w:t>}</w:t>
      </w:r>
    </w:p>
    <w:p w14:paraId="49AD3E4B" w14:textId="77777777" w:rsidR="0042041E" w:rsidRPr="00781FAB" w:rsidRDefault="0042041E" w:rsidP="0042041E">
      <w:pPr>
        <w:ind w:left="360"/>
        <w:rPr>
          <w:rFonts w:cstheme="minorHAnsi"/>
          <w:sz w:val="24"/>
          <w:szCs w:val="24"/>
        </w:rPr>
      </w:pPr>
      <w:r w:rsidRPr="00781FAB">
        <w:rPr>
          <w:rFonts w:cstheme="minorHAnsi"/>
          <w:sz w:val="24"/>
          <w:szCs w:val="24"/>
        </w:rPr>
        <w:t>}</w:t>
      </w:r>
    </w:p>
    <w:p w14:paraId="163BA9FA" w14:textId="77777777" w:rsidR="0042041E" w:rsidRPr="00781FAB" w:rsidRDefault="0042041E" w:rsidP="0042041E">
      <w:pPr>
        <w:keepNext/>
        <w:ind w:left="360"/>
        <w:jc w:val="center"/>
        <w:rPr>
          <w:rFonts w:cstheme="minorHAnsi"/>
        </w:rPr>
      </w:pPr>
      <w:r w:rsidRPr="00781FAB">
        <w:rPr>
          <w:rFonts w:cstheme="minorHAnsi"/>
          <w:noProof/>
        </w:rPr>
        <w:drawing>
          <wp:inline distT="0" distB="0" distL="0" distR="0" wp14:anchorId="0BB79DD7" wp14:editId="1E2EFC9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9F4906C" w14:textId="77777777" w:rsidR="0042041E" w:rsidRPr="00781FAB" w:rsidRDefault="0042041E" w:rsidP="0042041E">
      <w:pPr>
        <w:pStyle w:val="Caption"/>
        <w:jc w:val="center"/>
        <w:rPr>
          <w:rFonts w:cstheme="minorHAnsi"/>
          <w:i w:val="0"/>
          <w:rPrChange w:id="502" w:author="Microsoft" w:date="2020-04-15T17:12:00Z">
            <w:rPr>
              <w:rFonts w:cstheme="minorHAnsi"/>
            </w:rPr>
          </w:rPrChange>
        </w:rPr>
      </w:pPr>
      <w:r w:rsidRPr="00781FAB">
        <w:rPr>
          <w:rFonts w:cstheme="minorHAnsi"/>
          <w:i w:val="0"/>
          <w:rPrChange w:id="503" w:author="Microsoft" w:date="2020-04-15T17:12:00Z">
            <w:rPr>
              <w:rFonts w:cstheme="minorHAnsi"/>
            </w:rPr>
          </w:rPrChange>
        </w:rPr>
        <w:t xml:space="preserve">Figure </w:t>
      </w:r>
      <w:r w:rsidRPr="00781FAB">
        <w:rPr>
          <w:rFonts w:cstheme="minorHAnsi"/>
          <w:i w:val="0"/>
          <w:rPrChange w:id="504" w:author="Microsoft" w:date="2020-04-15T17:12:00Z">
            <w:rPr>
              <w:rFonts w:cstheme="minorHAnsi"/>
            </w:rPr>
          </w:rPrChange>
        </w:rPr>
        <w:fldChar w:fldCharType="begin"/>
      </w:r>
      <w:r w:rsidRPr="00781FAB">
        <w:rPr>
          <w:rFonts w:cstheme="minorHAnsi"/>
          <w:i w:val="0"/>
          <w:rPrChange w:id="505" w:author="Microsoft" w:date="2020-04-15T17:12:00Z">
            <w:rPr>
              <w:rFonts w:cstheme="minorHAnsi"/>
            </w:rPr>
          </w:rPrChange>
        </w:rPr>
        <w:instrText xml:space="preserve"> SEQ Figure \* ARABIC </w:instrText>
      </w:r>
      <w:r w:rsidRPr="00781FAB">
        <w:rPr>
          <w:rFonts w:cstheme="minorHAnsi"/>
          <w:i w:val="0"/>
          <w:rPrChange w:id="506" w:author="Microsoft" w:date="2020-04-15T17:12:00Z">
            <w:rPr>
              <w:rFonts w:cstheme="minorHAnsi"/>
            </w:rPr>
          </w:rPrChange>
        </w:rPr>
        <w:fldChar w:fldCharType="separate"/>
      </w:r>
      <w:ins w:id="507" w:author="Microsoft" w:date="2020-04-15T17:35:00Z">
        <w:r w:rsidR="007F0C28">
          <w:rPr>
            <w:rFonts w:cstheme="minorHAnsi"/>
            <w:i w:val="0"/>
            <w:noProof/>
          </w:rPr>
          <w:t>8</w:t>
        </w:r>
      </w:ins>
      <w:del w:id="508" w:author="Microsoft" w:date="2020-04-11T14:17:00Z">
        <w:r w:rsidR="00B719C4" w:rsidRPr="00781FAB" w:rsidDel="0038259E">
          <w:rPr>
            <w:rFonts w:cstheme="minorHAnsi"/>
            <w:i w:val="0"/>
            <w:noProof/>
            <w:rPrChange w:id="509" w:author="Microsoft" w:date="2020-04-15T17:12:00Z">
              <w:rPr>
                <w:rFonts w:cstheme="minorHAnsi"/>
                <w:noProof/>
              </w:rPr>
            </w:rPrChange>
          </w:rPr>
          <w:delText>7</w:delText>
        </w:r>
      </w:del>
      <w:r w:rsidRPr="00781FAB">
        <w:rPr>
          <w:rFonts w:cstheme="minorHAnsi"/>
          <w:i w:val="0"/>
          <w:rPrChange w:id="510" w:author="Microsoft" w:date="2020-04-15T17:12:00Z">
            <w:rPr>
              <w:rFonts w:cstheme="minorHAnsi"/>
            </w:rPr>
          </w:rPrChange>
        </w:rPr>
        <w:fldChar w:fldCharType="end"/>
      </w:r>
      <w:r w:rsidRPr="00781FAB">
        <w:rPr>
          <w:rFonts w:cstheme="minorHAnsi"/>
          <w:i w:val="0"/>
          <w:rPrChange w:id="511" w:author="Microsoft" w:date="2020-04-15T17:12:00Z">
            <w:rPr>
              <w:rFonts w:cstheme="minorHAnsi"/>
            </w:rPr>
          </w:rPrChange>
        </w:rPr>
        <w:t>:</w:t>
      </w:r>
      <w:r w:rsidR="00356C3F" w:rsidRPr="00781FAB">
        <w:rPr>
          <w:rFonts w:cstheme="minorHAnsi"/>
          <w:i w:val="0"/>
          <w:rPrChange w:id="512" w:author="Microsoft" w:date="2020-04-15T17:12:00Z">
            <w:rPr>
              <w:rFonts w:cstheme="minorHAnsi"/>
            </w:rPr>
          </w:rPrChange>
        </w:rPr>
        <w:t xml:space="preserve"> </w:t>
      </w:r>
      <w:r w:rsidRPr="00781FAB">
        <w:rPr>
          <w:rFonts w:cstheme="minorHAnsi"/>
          <w:i w:val="0"/>
          <w:rPrChange w:id="513" w:author="Microsoft" w:date="2020-04-15T17:12:00Z">
            <w:rPr>
              <w:rFonts w:cstheme="minorHAnsi"/>
            </w:rPr>
          </w:rPrChange>
        </w:rPr>
        <w:t>Thread creation</w:t>
      </w:r>
    </w:p>
    <w:p w14:paraId="06554658" w14:textId="77777777" w:rsidR="00356C3F" w:rsidRPr="00FC394D" w:rsidRDefault="00356C3F">
      <w:pPr>
        <w:jc w:val="both"/>
        <w:rPr>
          <w:rFonts w:cstheme="minorHAnsi"/>
        </w:rPr>
        <w:pPrChange w:id="514" w:author="Microsoft" w:date="2020-04-16T16:18:00Z">
          <w:pPr/>
        </w:pPrChange>
      </w:pPr>
      <w:r w:rsidRPr="00781FAB">
        <w:rPr>
          <w:rFonts w:cstheme="minorHAnsi"/>
        </w:rPr>
        <w:t>In the above figure we can see that thread creation and ex</w:t>
      </w:r>
      <w:r w:rsidRPr="0026078C">
        <w:rPr>
          <w:rFonts w:cstheme="minorHAnsi"/>
        </w:rPr>
        <w:t>ecutio</w:t>
      </w:r>
      <w:r w:rsidRPr="007F0C28">
        <w:rPr>
          <w:rFonts w:cstheme="minorHAnsi"/>
        </w:rPr>
        <w:t>n is a pretty simple process but as we saw before in C programming where we created multiple threads and it became hard to understand the result. Now we will experiment what happens to the result when we create more than one thread and both the threa</w:t>
      </w:r>
      <w:r w:rsidRPr="00D55598">
        <w:rPr>
          <w:rFonts w:cstheme="minorHAnsi"/>
        </w:rPr>
        <w:t>ds are</w:t>
      </w:r>
      <w:r w:rsidRPr="00FC394D">
        <w:rPr>
          <w:rFonts w:cstheme="minorHAnsi"/>
        </w:rPr>
        <w:t xml:space="preserve"> trying to actuate the critical section.</w:t>
      </w:r>
    </w:p>
    <w:p w14:paraId="10785FE9" w14:textId="77777777" w:rsidR="005618B3" w:rsidRPr="006274E9" w:rsidRDefault="005618B3" w:rsidP="005618B3">
      <w:pPr>
        <w:rPr>
          <w:rFonts w:cstheme="minorHAnsi"/>
        </w:rPr>
      </w:pPr>
      <w:r w:rsidRPr="006274E9">
        <w:rPr>
          <w:rFonts w:cstheme="minorHAnsi"/>
        </w:rPr>
        <w:t>class Operation                /* Critical section */</w:t>
      </w:r>
    </w:p>
    <w:p w14:paraId="75041B20" w14:textId="77777777" w:rsidR="005618B3" w:rsidRPr="00D604D6" w:rsidRDefault="005618B3" w:rsidP="005618B3">
      <w:pPr>
        <w:rPr>
          <w:rFonts w:cstheme="minorHAnsi"/>
        </w:rPr>
      </w:pPr>
      <w:r w:rsidRPr="00D604D6">
        <w:rPr>
          <w:rFonts w:cstheme="minorHAnsi"/>
        </w:rPr>
        <w:t>{</w:t>
      </w:r>
    </w:p>
    <w:p w14:paraId="39917E48" w14:textId="77777777" w:rsidR="005618B3" w:rsidRPr="00D604D6" w:rsidRDefault="005618B3" w:rsidP="005618B3">
      <w:pPr>
        <w:rPr>
          <w:rFonts w:cstheme="minorHAnsi"/>
        </w:rPr>
      </w:pPr>
      <w:r w:rsidRPr="00D604D6">
        <w:rPr>
          <w:rFonts w:cstheme="minorHAnsi"/>
        </w:rPr>
        <w:t xml:space="preserve">    void multiplication (int a)</w:t>
      </w:r>
    </w:p>
    <w:p w14:paraId="1DA65A1D" w14:textId="77777777" w:rsidR="005618B3" w:rsidRPr="00E577F9" w:rsidRDefault="005618B3" w:rsidP="005618B3">
      <w:pPr>
        <w:rPr>
          <w:rFonts w:cstheme="minorHAnsi"/>
        </w:rPr>
      </w:pPr>
      <w:r w:rsidRPr="00E577F9">
        <w:rPr>
          <w:rFonts w:cstheme="minorHAnsi"/>
        </w:rPr>
        <w:t xml:space="preserve">    {</w:t>
      </w:r>
    </w:p>
    <w:p w14:paraId="11DBC8BB" w14:textId="77777777" w:rsidR="005618B3" w:rsidRPr="00781FAB" w:rsidRDefault="005618B3" w:rsidP="005618B3">
      <w:pPr>
        <w:rPr>
          <w:rFonts w:cstheme="minorHAnsi"/>
        </w:rPr>
      </w:pPr>
      <w:r w:rsidRPr="00781FAB">
        <w:rPr>
          <w:rFonts w:cstheme="minorHAnsi"/>
        </w:rPr>
        <w:t xml:space="preserve">        System.out.println("");</w:t>
      </w:r>
    </w:p>
    <w:p w14:paraId="37B05845" w14:textId="77777777" w:rsidR="005618B3" w:rsidRPr="00781FAB" w:rsidRDefault="005618B3" w:rsidP="005618B3">
      <w:pPr>
        <w:rPr>
          <w:rFonts w:cstheme="minorHAnsi"/>
        </w:rPr>
      </w:pPr>
      <w:r w:rsidRPr="00781FAB">
        <w:rPr>
          <w:rFonts w:cstheme="minorHAnsi"/>
        </w:rPr>
        <w:t xml:space="preserve">        for(int i=1;i&lt;=5;i++)</w:t>
      </w:r>
    </w:p>
    <w:p w14:paraId="03371A99" w14:textId="77777777" w:rsidR="005618B3" w:rsidRPr="00781FAB" w:rsidRDefault="005618B3" w:rsidP="005618B3">
      <w:pPr>
        <w:rPr>
          <w:rFonts w:cstheme="minorHAnsi"/>
        </w:rPr>
      </w:pPr>
      <w:r w:rsidRPr="00781FAB">
        <w:rPr>
          <w:rFonts w:cstheme="minorHAnsi"/>
        </w:rPr>
        <w:t xml:space="preserve">        {</w:t>
      </w:r>
    </w:p>
    <w:p w14:paraId="740416A7" w14:textId="77777777" w:rsidR="005618B3" w:rsidRPr="00781FAB" w:rsidRDefault="005618B3" w:rsidP="005618B3">
      <w:pPr>
        <w:rPr>
          <w:rFonts w:cstheme="minorHAnsi"/>
        </w:rPr>
      </w:pPr>
      <w:r w:rsidRPr="00781FAB">
        <w:rPr>
          <w:rFonts w:cstheme="minorHAnsi"/>
        </w:rPr>
        <w:t xml:space="preserve">            System.out.println("Operation " + i);</w:t>
      </w:r>
    </w:p>
    <w:p w14:paraId="5BE5F1EA" w14:textId="77777777" w:rsidR="005618B3" w:rsidRPr="00781FAB" w:rsidRDefault="005618B3" w:rsidP="005618B3">
      <w:pPr>
        <w:rPr>
          <w:rFonts w:cstheme="minorHAnsi"/>
        </w:rPr>
      </w:pPr>
      <w:r w:rsidRPr="00781FAB">
        <w:rPr>
          <w:rFonts w:cstheme="minorHAnsi"/>
        </w:rPr>
        <w:t xml:space="preserve">            System.out.println( a *i);</w:t>
      </w:r>
    </w:p>
    <w:p w14:paraId="1F7E887C" w14:textId="77777777" w:rsidR="005618B3" w:rsidRPr="00781FAB" w:rsidRDefault="005618B3" w:rsidP="005618B3">
      <w:pPr>
        <w:rPr>
          <w:rFonts w:cstheme="minorHAnsi"/>
        </w:rPr>
      </w:pPr>
      <w:r w:rsidRPr="00781FAB">
        <w:rPr>
          <w:rFonts w:cstheme="minorHAnsi"/>
        </w:rPr>
        <w:t xml:space="preserve">              try{  </w:t>
      </w:r>
    </w:p>
    <w:p w14:paraId="5446B4CB" w14:textId="77777777" w:rsidR="005618B3" w:rsidRPr="00781FAB" w:rsidRDefault="005618B3" w:rsidP="005618B3">
      <w:pPr>
        <w:rPr>
          <w:rFonts w:cstheme="minorHAnsi"/>
        </w:rPr>
      </w:pPr>
      <w:r w:rsidRPr="00781FAB">
        <w:rPr>
          <w:rFonts w:cstheme="minorHAnsi"/>
        </w:rPr>
        <w:t xml:space="preserve">      Thread.sleep(400);  </w:t>
      </w:r>
    </w:p>
    <w:p w14:paraId="3792AEFB" w14:textId="77777777" w:rsidR="005618B3" w:rsidRPr="00781FAB" w:rsidRDefault="005618B3" w:rsidP="005618B3">
      <w:pPr>
        <w:rPr>
          <w:rFonts w:cstheme="minorHAnsi"/>
        </w:rPr>
      </w:pPr>
      <w:r w:rsidRPr="00781FAB">
        <w:rPr>
          <w:rFonts w:cstheme="minorHAnsi"/>
        </w:rPr>
        <w:lastRenderedPageBreak/>
        <w:t xml:space="preserve">     }catch(Exception e){System.out.println(e);}  </w:t>
      </w:r>
    </w:p>
    <w:p w14:paraId="114FA7DB" w14:textId="77777777" w:rsidR="005618B3" w:rsidRPr="00781FAB" w:rsidRDefault="005618B3" w:rsidP="005618B3">
      <w:pPr>
        <w:rPr>
          <w:rFonts w:cstheme="minorHAnsi"/>
        </w:rPr>
      </w:pPr>
      <w:r w:rsidRPr="00781FAB">
        <w:rPr>
          <w:rFonts w:cstheme="minorHAnsi"/>
        </w:rPr>
        <w:t xml:space="preserve">        }</w:t>
      </w:r>
    </w:p>
    <w:p w14:paraId="37E739C7" w14:textId="77777777" w:rsidR="005618B3" w:rsidRPr="00781FAB" w:rsidRDefault="005618B3" w:rsidP="005618B3">
      <w:pPr>
        <w:rPr>
          <w:rFonts w:cstheme="minorHAnsi"/>
        </w:rPr>
      </w:pPr>
      <w:r w:rsidRPr="00781FAB">
        <w:rPr>
          <w:rFonts w:cstheme="minorHAnsi"/>
        </w:rPr>
        <w:t xml:space="preserve">    }</w:t>
      </w:r>
    </w:p>
    <w:p w14:paraId="3CA04A21" w14:textId="77777777" w:rsidR="005618B3" w:rsidRPr="00781FAB" w:rsidRDefault="005618B3" w:rsidP="005618B3">
      <w:pPr>
        <w:rPr>
          <w:rFonts w:cstheme="minorHAnsi"/>
        </w:rPr>
      </w:pPr>
      <w:r w:rsidRPr="00781FAB">
        <w:rPr>
          <w:rFonts w:cstheme="minorHAnsi"/>
        </w:rPr>
        <w:t>}</w:t>
      </w:r>
    </w:p>
    <w:p w14:paraId="6C48AEB9" w14:textId="77777777" w:rsidR="005618B3" w:rsidRPr="00781FAB" w:rsidRDefault="005618B3" w:rsidP="005618B3">
      <w:pPr>
        <w:rPr>
          <w:rFonts w:cstheme="minorHAnsi"/>
        </w:rPr>
      </w:pPr>
    </w:p>
    <w:p w14:paraId="3B63EE23" w14:textId="77777777" w:rsidR="005618B3" w:rsidRPr="00781FAB" w:rsidRDefault="005618B3" w:rsidP="005618B3">
      <w:pPr>
        <w:rPr>
          <w:rFonts w:cstheme="minorHAnsi"/>
        </w:rPr>
      </w:pPr>
    </w:p>
    <w:p w14:paraId="03B3832B" w14:textId="77777777" w:rsidR="005618B3" w:rsidRPr="00781FAB" w:rsidRDefault="005618B3" w:rsidP="005618B3">
      <w:pPr>
        <w:rPr>
          <w:rFonts w:cstheme="minorHAnsi"/>
        </w:rPr>
      </w:pPr>
      <w:r w:rsidRPr="00781FAB">
        <w:rPr>
          <w:rFonts w:cstheme="minorHAnsi"/>
        </w:rPr>
        <w:t>class Favourite1 extends Thread          /* thread 1 */</w:t>
      </w:r>
    </w:p>
    <w:p w14:paraId="18BBC2EB" w14:textId="77777777" w:rsidR="005618B3" w:rsidRPr="00781FAB" w:rsidRDefault="00E035E1" w:rsidP="005618B3">
      <w:pPr>
        <w:rPr>
          <w:rFonts w:cstheme="minorHAnsi"/>
        </w:rPr>
      </w:pPr>
      <w:r w:rsidRPr="00781FAB">
        <w:rPr>
          <w:rFonts w:cstheme="minorHAnsi"/>
        </w:rPr>
        <w:t>{</w:t>
      </w:r>
    </w:p>
    <w:p w14:paraId="763170FB" w14:textId="77777777" w:rsidR="005618B3" w:rsidRPr="00781FAB" w:rsidRDefault="00E035E1" w:rsidP="005618B3">
      <w:pPr>
        <w:rPr>
          <w:rFonts w:cstheme="minorHAnsi"/>
        </w:rPr>
      </w:pPr>
      <w:r w:rsidRPr="00781FAB">
        <w:rPr>
          <w:rFonts w:cstheme="minorHAnsi"/>
        </w:rPr>
        <w:t xml:space="preserve">     Operation t;  </w:t>
      </w:r>
    </w:p>
    <w:p w14:paraId="61C8558D" w14:textId="77777777" w:rsidR="005618B3" w:rsidRPr="00781FAB" w:rsidRDefault="005618B3" w:rsidP="005618B3">
      <w:pPr>
        <w:rPr>
          <w:rFonts w:cstheme="minorHAnsi"/>
        </w:rPr>
      </w:pPr>
      <w:r w:rsidRPr="00781FAB">
        <w:rPr>
          <w:rFonts w:cstheme="minorHAnsi"/>
        </w:rPr>
        <w:t xml:space="preserve">Favourite1(Operation t){  </w:t>
      </w:r>
    </w:p>
    <w:p w14:paraId="5D86F28A" w14:textId="77777777" w:rsidR="005618B3" w:rsidRPr="00781FAB" w:rsidRDefault="005618B3" w:rsidP="005618B3">
      <w:pPr>
        <w:rPr>
          <w:rFonts w:cstheme="minorHAnsi"/>
        </w:rPr>
      </w:pPr>
      <w:r w:rsidRPr="00781FAB">
        <w:rPr>
          <w:rFonts w:cstheme="minorHAnsi"/>
        </w:rPr>
        <w:t xml:space="preserve">this.t=t; </w:t>
      </w:r>
    </w:p>
    <w:p w14:paraId="1D137CB0" w14:textId="77777777" w:rsidR="005618B3" w:rsidRPr="00781FAB" w:rsidRDefault="005618B3" w:rsidP="005618B3">
      <w:pPr>
        <w:rPr>
          <w:rFonts w:cstheme="minorHAnsi"/>
        </w:rPr>
      </w:pPr>
      <w:r w:rsidRPr="00781FAB">
        <w:rPr>
          <w:rFonts w:cstheme="minorHAnsi"/>
        </w:rPr>
        <w:t>}</w:t>
      </w:r>
    </w:p>
    <w:p w14:paraId="0FA33CA3" w14:textId="77777777" w:rsidR="005618B3" w:rsidRPr="00781FAB" w:rsidRDefault="005618B3" w:rsidP="005618B3">
      <w:pPr>
        <w:rPr>
          <w:rFonts w:cstheme="minorHAnsi"/>
        </w:rPr>
      </w:pPr>
    </w:p>
    <w:p w14:paraId="045A04BF" w14:textId="77777777" w:rsidR="005618B3" w:rsidRPr="00781FAB" w:rsidRDefault="005618B3" w:rsidP="005618B3">
      <w:pPr>
        <w:rPr>
          <w:rFonts w:cstheme="minorHAnsi"/>
        </w:rPr>
      </w:pPr>
      <w:r w:rsidRPr="00781FAB">
        <w:rPr>
          <w:rFonts w:cstheme="minorHAnsi"/>
        </w:rPr>
        <w:t xml:space="preserve">  public void run()</w:t>
      </w:r>
    </w:p>
    <w:p w14:paraId="0C74CA76" w14:textId="77777777" w:rsidR="005618B3" w:rsidRPr="00781FAB" w:rsidRDefault="005618B3" w:rsidP="005618B3">
      <w:pPr>
        <w:rPr>
          <w:rFonts w:cstheme="minorHAnsi"/>
        </w:rPr>
      </w:pPr>
      <w:r w:rsidRPr="00781FAB">
        <w:rPr>
          <w:rFonts w:cstheme="minorHAnsi"/>
        </w:rPr>
        <w:t xml:space="preserve">    {</w:t>
      </w:r>
    </w:p>
    <w:p w14:paraId="7787D7BF" w14:textId="77777777" w:rsidR="005618B3" w:rsidRPr="00781FAB" w:rsidRDefault="005618B3" w:rsidP="005618B3">
      <w:pPr>
        <w:rPr>
          <w:rFonts w:cstheme="minorHAnsi"/>
        </w:rPr>
      </w:pPr>
      <w:r w:rsidRPr="00781FAB">
        <w:rPr>
          <w:rFonts w:cstheme="minorHAnsi"/>
        </w:rPr>
        <w:t xml:space="preserve">    t.multiplication(5); </w:t>
      </w:r>
    </w:p>
    <w:p w14:paraId="316CB425" w14:textId="77777777" w:rsidR="005618B3" w:rsidRPr="00781FAB" w:rsidRDefault="005618B3" w:rsidP="005618B3">
      <w:pPr>
        <w:rPr>
          <w:rFonts w:cstheme="minorHAnsi"/>
        </w:rPr>
      </w:pPr>
      <w:r w:rsidRPr="00781FAB">
        <w:rPr>
          <w:rFonts w:cstheme="minorHAnsi"/>
        </w:rPr>
        <w:t xml:space="preserve">    }</w:t>
      </w:r>
    </w:p>
    <w:p w14:paraId="3247CFBA" w14:textId="77777777" w:rsidR="005618B3" w:rsidRPr="00781FAB" w:rsidRDefault="005618B3" w:rsidP="005618B3">
      <w:pPr>
        <w:rPr>
          <w:rFonts w:cstheme="minorHAnsi"/>
        </w:rPr>
      </w:pPr>
      <w:r w:rsidRPr="00781FAB">
        <w:rPr>
          <w:rFonts w:cstheme="minorHAnsi"/>
        </w:rPr>
        <w:t>}</w:t>
      </w:r>
    </w:p>
    <w:p w14:paraId="07F8D5B6" w14:textId="77777777" w:rsidR="005618B3" w:rsidRPr="00781FAB" w:rsidRDefault="005618B3" w:rsidP="005618B3">
      <w:pPr>
        <w:rPr>
          <w:rFonts w:cstheme="minorHAnsi"/>
        </w:rPr>
      </w:pPr>
    </w:p>
    <w:p w14:paraId="702B5100" w14:textId="77777777" w:rsidR="005618B3" w:rsidRPr="00781FAB" w:rsidRDefault="005618B3" w:rsidP="005618B3">
      <w:pPr>
        <w:rPr>
          <w:rFonts w:cstheme="minorHAnsi"/>
        </w:rPr>
      </w:pPr>
      <w:r w:rsidRPr="00781FAB">
        <w:rPr>
          <w:rFonts w:cstheme="minorHAnsi"/>
        </w:rPr>
        <w:t>class Favourite2 extends Thread    /* Thread 2*/</w:t>
      </w:r>
    </w:p>
    <w:p w14:paraId="48CF5B72" w14:textId="77777777" w:rsidR="005618B3" w:rsidRPr="00781FAB" w:rsidRDefault="00E035E1" w:rsidP="005618B3">
      <w:pPr>
        <w:rPr>
          <w:rFonts w:cstheme="minorHAnsi"/>
        </w:rPr>
      </w:pPr>
      <w:r w:rsidRPr="00781FAB">
        <w:rPr>
          <w:rFonts w:cstheme="minorHAnsi"/>
        </w:rPr>
        <w:t>{</w:t>
      </w:r>
    </w:p>
    <w:p w14:paraId="55F3F45D" w14:textId="77777777" w:rsidR="005618B3" w:rsidRPr="00781FAB" w:rsidRDefault="00E035E1" w:rsidP="005618B3">
      <w:pPr>
        <w:rPr>
          <w:rFonts w:cstheme="minorHAnsi"/>
        </w:rPr>
      </w:pPr>
      <w:r w:rsidRPr="00781FAB">
        <w:rPr>
          <w:rFonts w:cstheme="minorHAnsi"/>
        </w:rPr>
        <w:t xml:space="preserve">    Operation t; </w:t>
      </w:r>
    </w:p>
    <w:p w14:paraId="0AF2665C" w14:textId="77777777" w:rsidR="005618B3" w:rsidRPr="00781FAB" w:rsidRDefault="005618B3" w:rsidP="005618B3">
      <w:pPr>
        <w:rPr>
          <w:rFonts w:cstheme="minorHAnsi"/>
        </w:rPr>
      </w:pPr>
      <w:r w:rsidRPr="00781FAB">
        <w:rPr>
          <w:rFonts w:cstheme="minorHAnsi"/>
        </w:rPr>
        <w:t xml:space="preserve">Favourite2(Operation t){  </w:t>
      </w:r>
    </w:p>
    <w:p w14:paraId="104D9158" w14:textId="77777777" w:rsidR="005618B3" w:rsidRPr="00781FAB" w:rsidRDefault="005618B3" w:rsidP="005618B3">
      <w:pPr>
        <w:rPr>
          <w:rFonts w:cstheme="minorHAnsi"/>
        </w:rPr>
      </w:pPr>
      <w:r w:rsidRPr="00781FAB">
        <w:rPr>
          <w:rFonts w:cstheme="minorHAnsi"/>
        </w:rPr>
        <w:t xml:space="preserve">this.t=t;  </w:t>
      </w:r>
    </w:p>
    <w:p w14:paraId="0ACDA01C" w14:textId="77777777" w:rsidR="005618B3" w:rsidRPr="00781FAB" w:rsidRDefault="00E035E1" w:rsidP="005618B3">
      <w:pPr>
        <w:rPr>
          <w:rFonts w:cstheme="minorHAnsi"/>
        </w:rPr>
      </w:pPr>
      <w:r w:rsidRPr="00781FAB">
        <w:rPr>
          <w:rFonts w:cstheme="minorHAnsi"/>
        </w:rPr>
        <w:t xml:space="preserve">}  </w:t>
      </w:r>
    </w:p>
    <w:p w14:paraId="0D83FC0F" w14:textId="77777777" w:rsidR="005618B3" w:rsidRPr="00781FAB" w:rsidRDefault="005618B3" w:rsidP="005618B3">
      <w:pPr>
        <w:rPr>
          <w:rFonts w:cstheme="minorHAnsi"/>
        </w:rPr>
      </w:pPr>
      <w:r w:rsidRPr="00781FAB">
        <w:rPr>
          <w:rFonts w:cstheme="minorHAnsi"/>
        </w:rPr>
        <w:t xml:space="preserve">   public void run()</w:t>
      </w:r>
    </w:p>
    <w:p w14:paraId="1B699388" w14:textId="77777777" w:rsidR="005618B3" w:rsidRPr="00781FAB" w:rsidRDefault="005618B3" w:rsidP="005618B3">
      <w:pPr>
        <w:rPr>
          <w:rFonts w:cstheme="minorHAnsi"/>
        </w:rPr>
      </w:pPr>
      <w:r w:rsidRPr="00781FAB">
        <w:rPr>
          <w:rFonts w:cstheme="minorHAnsi"/>
        </w:rPr>
        <w:t xml:space="preserve">    {</w:t>
      </w:r>
    </w:p>
    <w:p w14:paraId="3C4D9835" w14:textId="77777777" w:rsidR="005618B3" w:rsidRPr="00781FAB" w:rsidRDefault="005618B3" w:rsidP="005618B3">
      <w:pPr>
        <w:rPr>
          <w:rFonts w:cstheme="minorHAnsi"/>
        </w:rPr>
      </w:pPr>
      <w:r w:rsidRPr="00781FAB">
        <w:rPr>
          <w:rFonts w:cstheme="minorHAnsi"/>
        </w:rPr>
        <w:t xml:space="preserve">    t.multiplication(10); </w:t>
      </w:r>
    </w:p>
    <w:p w14:paraId="07D4EDE4" w14:textId="77777777" w:rsidR="005618B3" w:rsidRPr="00781FAB" w:rsidRDefault="005618B3" w:rsidP="005618B3">
      <w:pPr>
        <w:rPr>
          <w:rFonts w:cstheme="minorHAnsi"/>
        </w:rPr>
      </w:pPr>
      <w:r w:rsidRPr="00781FAB">
        <w:rPr>
          <w:rFonts w:cstheme="minorHAnsi"/>
        </w:rPr>
        <w:t xml:space="preserve">    }</w:t>
      </w:r>
    </w:p>
    <w:p w14:paraId="0EB705FE" w14:textId="77777777" w:rsidR="005618B3" w:rsidRPr="00781FAB" w:rsidRDefault="005618B3" w:rsidP="005618B3">
      <w:pPr>
        <w:rPr>
          <w:rFonts w:cstheme="minorHAnsi"/>
        </w:rPr>
      </w:pPr>
      <w:r w:rsidRPr="00781FAB">
        <w:rPr>
          <w:rFonts w:cstheme="minorHAnsi"/>
        </w:rPr>
        <w:t>}</w:t>
      </w:r>
    </w:p>
    <w:p w14:paraId="1E6DA3AA" w14:textId="77777777" w:rsidR="005618B3" w:rsidRPr="00781FAB" w:rsidRDefault="005618B3" w:rsidP="005618B3">
      <w:pPr>
        <w:rPr>
          <w:rFonts w:cstheme="minorHAnsi"/>
        </w:rPr>
      </w:pPr>
    </w:p>
    <w:p w14:paraId="6F2C61AF" w14:textId="77777777" w:rsidR="005618B3" w:rsidRPr="00781FAB" w:rsidRDefault="005618B3" w:rsidP="005618B3">
      <w:pPr>
        <w:rPr>
          <w:rFonts w:cstheme="minorHAnsi"/>
        </w:rPr>
      </w:pPr>
      <w:r w:rsidRPr="00781FAB">
        <w:rPr>
          <w:rFonts w:cstheme="minorHAnsi"/>
        </w:rPr>
        <w:lastRenderedPageBreak/>
        <w:t>public class Main</w:t>
      </w:r>
    </w:p>
    <w:p w14:paraId="14AC67DE" w14:textId="77777777" w:rsidR="005618B3" w:rsidRPr="00781FAB" w:rsidRDefault="005618B3" w:rsidP="005618B3">
      <w:pPr>
        <w:rPr>
          <w:rFonts w:cstheme="minorHAnsi"/>
        </w:rPr>
      </w:pPr>
      <w:r w:rsidRPr="00781FAB">
        <w:rPr>
          <w:rFonts w:cstheme="minorHAnsi"/>
        </w:rPr>
        <w:t>{</w:t>
      </w:r>
    </w:p>
    <w:p w14:paraId="35197BB4" w14:textId="77777777" w:rsidR="005618B3" w:rsidRPr="00781FAB" w:rsidRDefault="005618B3" w:rsidP="005618B3">
      <w:pPr>
        <w:rPr>
          <w:rFonts w:cstheme="minorHAnsi"/>
        </w:rPr>
      </w:pPr>
      <w:r w:rsidRPr="00781FAB">
        <w:rPr>
          <w:rFonts w:cstheme="minorHAnsi"/>
        </w:rPr>
        <w:tab/>
        <w:t xml:space="preserve">public static void main(String[] args) </w:t>
      </w:r>
    </w:p>
    <w:p w14:paraId="2DAB69E1" w14:textId="77777777" w:rsidR="005618B3" w:rsidRPr="00781FAB" w:rsidRDefault="005618B3" w:rsidP="005618B3">
      <w:pPr>
        <w:rPr>
          <w:rFonts w:cstheme="minorHAnsi"/>
        </w:rPr>
      </w:pPr>
      <w:r w:rsidRPr="00781FAB">
        <w:rPr>
          <w:rFonts w:cstheme="minorHAnsi"/>
        </w:rPr>
        <w:tab/>
        <w:t>{</w:t>
      </w:r>
    </w:p>
    <w:p w14:paraId="2409AD23" w14:textId="77777777" w:rsidR="005618B3" w:rsidRPr="00781FAB" w:rsidRDefault="005618B3" w:rsidP="005618B3">
      <w:pPr>
        <w:rPr>
          <w:rFonts w:cstheme="minorHAnsi"/>
        </w:rPr>
      </w:pPr>
      <w:r w:rsidRPr="00781FAB">
        <w:rPr>
          <w:rFonts w:cstheme="minorHAnsi"/>
        </w:rPr>
        <w:tab/>
        <w:t xml:space="preserve">Operation obj = new Operation();//only one object  </w:t>
      </w:r>
    </w:p>
    <w:p w14:paraId="2243EDBC" w14:textId="77777777" w:rsidR="005618B3" w:rsidRPr="00781FAB" w:rsidRDefault="005618B3" w:rsidP="005618B3">
      <w:pPr>
        <w:rPr>
          <w:rFonts w:cstheme="minorHAnsi"/>
        </w:rPr>
      </w:pPr>
      <w:r w:rsidRPr="00781FAB">
        <w:rPr>
          <w:rFonts w:cstheme="minorHAnsi"/>
        </w:rPr>
        <w:tab/>
      </w:r>
      <w:r w:rsidRPr="00781FAB">
        <w:rPr>
          <w:rFonts w:cstheme="minorHAnsi"/>
        </w:rPr>
        <w:tab/>
        <w:t>Favourite1 t1= new Favourite1(obj);</w:t>
      </w:r>
    </w:p>
    <w:p w14:paraId="23040CDB" w14:textId="77777777" w:rsidR="005618B3" w:rsidRPr="00781FAB" w:rsidRDefault="005618B3" w:rsidP="005618B3">
      <w:pPr>
        <w:rPr>
          <w:rFonts w:cstheme="minorHAnsi"/>
        </w:rPr>
      </w:pPr>
      <w:r w:rsidRPr="00781FAB">
        <w:rPr>
          <w:rFonts w:cstheme="minorHAnsi"/>
        </w:rPr>
        <w:tab/>
      </w:r>
      <w:r w:rsidRPr="00781FAB">
        <w:rPr>
          <w:rFonts w:cstheme="minorHAnsi"/>
        </w:rPr>
        <w:tab/>
        <w:t>Favourite2 t2= new Favourite2(obj);</w:t>
      </w:r>
    </w:p>
    <w:p w14:paraId="6D6DF2F1" w14:textId="77777777" w:rsidR="005618B3" w:rsidRPr="00781FAB" w:rsidRDefault="005618B3" w:rsidP="005618B3">
      <w:pPr>
        <w:rPr>
          <w:rFonts w:cstheme="minorHAnsi"/>
        </w:rPr>
      </w:pPr>
      <w:r w:rsidRPr="00781FAB">
        <w:rPr>
          <w:rFonts w:cstheme="minorHAnsi"/>
        </w:rPr>
        <w:tab/>
      </w:r>
      <w:r w:rsidRPr="00781FAB">
        <w:rPr>
          <w:rFonts w:cstheme="minorHAnsi"/>
        </w:rPr>
        <w:tab/>
        <w:t>t1.start();</w:t>
      </w:r>
    </w:p>
    <w:p w14:paraId="2E0DE909" w14:textId="77777777" w:rsidR="005618B3" w:rsidRPr="00781FAB" w:rsidRDefault="005618B3" w:rsidP="005618B3">
      <w:pPr>
        <w:rPr>
          <w:rFonts w:cstheme="minorHAnsi"/>
        </w:rPr>
      </w:pPr>
      <w:r w:rsidRPr="00781FAB">
        <w:rPr>
          <w:rFonts w:cstheme="minorHAnsi"/>
        </w:rPr>
        <w:tab/>
      </w:r>
      <w:r w:rsidRPr="00781FAB">
        <w:rPr>
          <w:rFonts w:cstheme="minorHAnsi"/>
        </w:rPr>
        <w:tab/>
        <w:t>t2.start();</w:t>
      </w:r>
    </w:p>
    <w:p w14:paraId="66B1BDE2" w14:textId="77777777" w:rsidR="005618B3" w:rsidRPr="00781FAB" w:rsidRDefault="005618B3" w:rsidP="005618B3">
      <w:pPr>
        <w:rPr>
          <w:rFonts w:cstheme="minorHAnsi"/>
        </w:rPr>
      </w:pPr>
      <w:r w:rsidRPr="00781FAB">
        <w:rPr>
          <w:rFonts w:cstheme="minorHAnsi"/>
        </w:rPr>
        <w:tab/>
        <w:t>}</w:t>
      </w:r>
    </w:p>
    <w:p w14:paraId="4BCE691B" w14:textId="77777777" w:rsidR="00356C3F" w:rsidRPr="00781FAB" w:rsidRDefault="005618B3" w:rsidP="005618B3">
      <w:pPr>
        <w:rPr>
          <w:rFonts w:cstheme="minorHAnsi"/>
        </w:rPr>
      </w:pPr>
      <w:r w:rsidRPr="00781FAB">
        <w:rPr>
          <w:rFonts w:cstheme="minorHAnsi"/>
        </w:rPr>
        <w:t>}</w:t>
      </w:r>
    </w:p>
    <w:p w14:paraId="48A32120" w14:textId="77777777" w:rsidR="00E035E1" w:rsidRPr="00781FAB" w:rsidRDefault="00E035E1" w:rsidP="00E035E1">
      <w:pPr>
        <w:keepNext/>
        <w:jc w:val="center"/>
        <w:rPr>
          <w:rFonts w:cstheme="minorHAnsi"/>
        </w:rPr>
      </w:pPr>
      <w:r w:rsidRPr="00781FAB">
        <w:rPr>
          <w:rFonts w:cstheme="minorHAnsi"/>
          <w:noProof/>
        </w:rPr>
        <w:drawing>
          <wp:inline distT="0" distB="0" distL="0" distR="0" wp14:anchorId="0B9D5BF7" wp14:editId="2EDDD92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53AAD2E" w14:textId="77777777" w:rsidR="00E035E1" w:rsidRPr="00781FAB" w:rsidRDefault="00E035E1" w:rsidP="00E035E1">
      <w:pPr>
        <w:pStyle w:val="Caption"/>
        <w:jc w:val="center"/>
        <w:rPr>
          <w:rFonts w:cstheme="minorHAnsi"/>
          <w:i w:val="0"/>
          <w:rPrChange w:id="515" w:author="Microsoft" w:date="2020-04-15T17:12:00Z">
            <w:rPr>
              <w:rFonts w:cstheme="minorHAnsi"/>
            </w:rPr>
          </w:rPrChange>
        </w:rPr>
      </w:pPr>
      <w:r w:rsidRPr="00781FAB">
        <w:rPr>
          <w:rFonts w:cstheme="minorHAnsi"/>
          <w:i w:val="0"/>
          <w:rPrChange w:id="516" w:author="Microsoft" w:date="2020-04-15T17:12:00Z">
            <w:rPr>
              <w:rFonts w:cstheme="minorHAnsi"/>
            </w:rPr>
          </w:rPrChange>
        </w:rPr>
        <w:t xml:space="preserve">Figure </w:t>
      </w:r>
      <w:r w:rsidRPr="00781FAB">
        <w:rPr>
          <w:rFonts w:cstheme="minorHAnsi"/>
          <w:i w:val="0"/>
          <w:rPrChange w:id="517" w:author="Microsoft" w:date="2020-04-15T17:12:00Z">
            <w:rPr>
              <w:rFonts w:cstheme="minorHAnsi"/>
            </w:rPr>
          </w:rPrChange>
        </w:rPr>
        <w:fldChar w:fldCharType="begin"/>
      </w:r>
      <w:r w:rsidRPr="00781FAB">
        <w:rPr>
          <w:rFonts w:cstheme="minorHAnsi"/>
          <w:i w:val="0"/>
          <w:rPrChange w:id="518" w:author="Microsoft" w:date="2020-04-15T17:12:00Z">
            <w:rPr>
              <w:rFonts w:cstheme="minorHAnsi"/>
            </w:rPr>
          </w:rPrChange>
        </w:rPr>
        <w:instrText xml:space="preserve"> SEQ Figure \* ARABIC </w:instrText>
      </w:r>
      <w:r w:rsidRPr="00781FAB">
        <w:rPr>
          <w:rFonts w:cstheme="minorHAnsi"/>
          <w:i w:val="0"/>
          <w:rPrChange w:id="519" w:author="Microsoft" w:date="2020-04-15T17:12:00Z">
            <w:rPr>
              <w:rFonts w:cstheme="minorHAnsi"/>
            </w:rPr>
          </w:rPrChange>
        </w:rPr>
        <w:fldChar w:fldCharType="separate"/>
      </w:r>
      <w:ins w:id="520" w:author="Microsoft" w:date="2020-04-15T17:35:00Z">
        <w:r w:rsidR="007F0C28">
          <w:rPr>
            <w:rFonts w:cstheme="minorHAnsi"/>
            <w:i w:val="0"/>
            <w:noProof/>
          </w:rPr>
          <w:t>9</w:t>
        </w:r>
      </w:ins>
      <w:del w:id="521" w:author="Microsoft" w:date="2020-04-11T14:17:00Z">
        <w:r w:rsidR="00B719C4" w:rsidRPr="00781FAB" w:rsidDel="0038259E">
          <w:rPr>
            <w:rFonts w:cstheme="minorHAnsi"/>
            <w:i w:val="0"/>
            <w:noProof/>
            <w:rPrChange w:id="522" w:author="Microsoft" w:date="2020-04-15T17:12:00Z">
              <w:rPr>
                <w:rFonts w:cstheme="minorHAnsi"/>
                <w:noProof/>
              </w:rPr>
            </w:rPrChange>
          </w:rPr>
          <w:delText>8</w:delText>
        </w:r>
      </w:del>
      <w:r w:rsidRPr="00781FAB">
        <w:rPr>
          <w:rFonts w:cstheme="minorHAnsi"/>
          <w:i w:val="0"/>
          <w:rPrChange w:id="523" w:author="Microsoft" w:date="2020-04-15T17:12:00Z">
            <w:rPr>
              <w:rFonts w:cstheme="minorHAnsi"/>
            </w:rPr>
          </w:rPrChange>
        </w:rPr>
        <w:fldChar w:fldCharType="end"/>
      </w:r>
      <w:r w:rsidRPr="00781FAB">
        <w:rPr>
          <w:rFonts w:cstheme="minorHAnsi"/>
          <w:i w:val="0"/>
          <w:rPrChange w:id="524" w:author="Microsoft" w:date="2020-04-15T17:12:00Z">
            <w:rPr>
              <w:rFonts w:cstheme="minorHAnsi"/>
            </w:rPr>
          </w:rPrChange>
        </w:rPr>
        <w:t>: Multiple threads output</w:t>
      </w:r>
    </w:p>
    <w:p w14:paraId="27128E69" w14:textId="7E01B839" w:rsidR="001615FE" w:rsidRPr="00781FAB" w:rsidRDefault="001615FE">
      <w:pPr>
        <w:jc w:val="both"/>
        <w:rPr>
          <w:rFonts w:cstheme="minorHAnsi"/>
        </w:rPr>
        <w:pPrChange w:id="525" w:author="Microsoft" w:date="2020-04-16T16:18:00Z">
          <w:pPr/>
        </w:pPrChange>
      </w:pPr>
      <w:commentRangeStart w:id="526"/>
      <w:del w:id="527" w:author="Microsoft" w:date="2020-04-11T15:53:00Z">
        <w:r w:rsidRPr="00781FAB" w:rsidDel="004C57AF">
          <w:rPr>
            <w:rFonts w:cstheme="minorHAnsi"/>
          </w:rPr>
          <w:delText>The figure 8 shows the output of the program which is written above but nothing can be understood since both the threads are trying to handle the critical section</w:delText>
        </w:r>
        <w:commentRangeEnd w:id="526"/>
        <w:r w:rsidR="00552DB9" w:rsidRPr="00781FAB" w:rsidDel="004C57AF">
          <w:rPr>
            <w:rStyle w:val="CommentReference"/>
            <w:rFonts w:cstheme="minorHAnsi"/>
          </w:rPr>
          <w:commentReference w:id="526"/>
        </w:r>
        <w:r w:rsidRPr="00781FAB" w:rsidDel="004C57AF">
          <w:rPr>
            <w:rFonts w:cstheme="minorHAnsi"/>
          </w:rPr>
          <w:delText xml:space="preserve">. </w:delText>
        </w:r>
      </w:del>
      <w:ins w:id="528" w:author="Microsoft" w:date="2020-04-11T15:53:00Z">
        <w:r w:rsidR="004C57AF" w:rsidRPr="0026078C">
          <w:rPr>
            <w:rFonts w:cstheme="minorHAnsi"/>
          </w:rPr>
          <w:t>The output got in f</w:t>
        </w:r>
      </w:ins>
      <w:ins w:id="529" w:author="Microsoft" w:date="2020-04-11T15:54:00Z">
        <w:r w:rsidR="004C57AF" w:rsidRPr="007F0C28">
          <w:rPr>
            <w:rFonts w:cstheme="minorHAnsi"/>
          </w:rPr>
          <w:t xml:space="preserve">igure 8 </w:t>
        </w:r>
      </w:ins>
      <w:ins w:id="530" w:author="Microsoft" w:date="2020-04-11T15:55:00Z">
        <w:r w:rsidR="004C57AF" w:rsidRPr="00D55598">
          <w:rPr>
            <w:rFonts w:cstheme="minorHAnsi"/>
          </w:rPr>
          <w:t>is</w:t>
        </w:r>
      </w:ins>
      <w:ins w:id="531" w:author="Microsoft" w:date="2020-04-11T15:54:00Z">
        <w:r w:rsidR="004C57AF" w:rsidRPr="00FC394D">
          <w:rPr>
            <w:rFonts w:cstheme="minorHAnsi"/>
          </w:rPr>
          <w:t xml:space="preserve"> not ordered properly </w:t>
        </w:r>
        <w:r w:rsidR="004C57AF" w:rsidRPr="006274E9">
          <w:rPr>
            <w:rFonts w:cstheme="minorHAnsi"/>
          </w:rPr>
          <w:t>we can see that two threads are created</w:t>
        </w:r>
      </w:ins>
      <w:ins w:id="532" w:author="Microsoft" w:date="2020-04-11T15:55:00Z">
        <w:r w:rsidR="004C57AF" w:rsidRPr="00D604D6">
          <w:rPr>
            <w:rFonts w:cstheme="minorHAnsi"/>
          </w:rPr>
          <w:t xml:space="preserve"> favourite1 and favourite2 </w:t>
        </w:r>
      </w:ins>
      <w:ins w:id="533" w:author="Microsoft" w:date="2020-04-11T15:57:00Z">
        <w:r w:rsidR="004C57AF" w:rsidRPr="00D604D6">
          <w:rPr>
            <w:rFonts w:cstheme="minorHAnsi"/>
          </w:rPr>
          <w:t>they both try to execute the critical</w:t>
        </w:r>
      </w:ins>
      <w:ins w:id="534" w:author="Microsoft" w:date="2020-04-11T15:58:00Z">
        <w:r w:rsidR="004C57AF" w:rsidRPr="00B01B53">
          <w:rPr>
            <w:rFonts w:cstheme="minorHAnsi"/>
          </w:rPr>
          <w:t xml:space="preserve"> section at the same time </w:t>
        </w:r>
      </w:ins>
      <w:ins w:id="535" w:author="Microsoft" w:date="2020-04-11T15:59:00Z">
        <w:r w:rsidR="004C57AF" w:rsidRPr="00BE0998">
          <w:rPr>
            <w:rFonts w:cstheme="minorHAnsi"/>
          </w:rPr>
          <w:t xml:space="preserve">so the output got is clumsy and </w:t>
        </w:r>
      </w:ins>
      <w:ins w:id="536" w:author="Microsoft" w:date="2020-04-11T16:33:00Z">
        <w:r w:rsidR="003D0A42" w:rsidRPr="00BE0998">
          <w:rPr>
            <w:rFonts w:cstheme="minorHAnsi"/>
          </w:rPr>
          <w:t>when two threads trying to access the same variables memory inconsistency occurs</w:t>
        </w:r>
      </w:ins>
      <w:ins w:id="537" w:author="Microsoft" w:date="2020-04-11T16:00:00Z">
        <w:r w:rsidR="004C57AF" w:rsidRPr="00C6383D">
          <w:rPr>
            <w:rFonts w:cstheme="minorHAnsi"/>
          </w:rPr>
          <w:t>.</w:t>
        </w:r>
      </w:ins>
      <w:ins w:id="538" w:author="Microsoft" w:date="2020-04-15T07:57:00Z">
        <w:r w:rsidR="004C5318" w:rsidRPr="00C6383D">
          <w:rPr>
            <w:rFonts w:cstheme="minorHAnsi"/>
          </w:rPr>
          <w:t xml:space="preserve"> (</w:t>
        </w:r>
        <w:r w:rsidR="004C5318" w:rsidRPr="00781FAB">
          <w:rPr>
            <w:rFonts w:cstheme="minorHAnsi"/>
          </w:rPr>
          <w:t>The outputis getting mixed up with other threads that</w:t>
        </w:r>
      </w:ins>
      <w:ins w:id="539" w:author="Microsoft" w:date="2020-04-15T07:58:00Z">
        <w:r w:rsidR="004C5318" w:rsidRPr="00781FAB">
          <w:rPr>
            <w:rFonts w:cstheme="minorHAnsi"/>
          </w:rPr>
          <w:t>’s the simple reason</w:t>
        </w:r>
      </w:ins>
      <w:ins w:id="540" w:author="Microsoft" w:date="2020-04-15T07:57:00Z">
        <w:r w:rsidR="004C5318" w:rsidRPr="00781FAB">
          <w:rPr>
            <w:rFonts w:cstheme="minorHAnsi"/>
          </w:rPr>
          <w:t>)</w:t>
        </w:r>
      </w:ins>
      <w:ins w:id="541" w:author="Microsoft" w:date="2020-04-11T15:54:00Z">
        <w:r w:rsidR="004C57AF" w:rsidRPr="00781FAB">
          <w:rPr>
            <w:rFonts w:cstheme="minorHAnsi"/>
          </w:rPr>
          <w:t xml:space="preserve"> </w:t>
        </w:r>
      </w:ins>
      <w:r w:rsidRPr="00781FAB">
        <w:rPr>
          <w:rFonts w:cstheme="minorHAnsi"/>
        </w:rPr>
        <w:t xml:space="preserve">So, this can be solved using some synchronization mechanism which allows one thread at a time to access the critical section. </w:t>
      </w:r>
    </w:p>
    <w:p w14:paraId="0DEE1DAD" w14:textId="77777777" w:rsidR="00C90785" w:rsidRPr="00781FAB" w:rsidRDefault="00C90785">
      <w:pPr>
        <w:jc w:val="both"/>
        <w:rPr>
          <w:ins w:id="542" w:author="Microsoft" w:date="2020-04-13T09:01:00Z"/>
          <w:rFonts w:cstheme="minorHAnsi"/>
          <w:b/>
          <w:sz w:val="24"/>
          <w:szCs w:val="24"/>
        </w:rPr>
        <w:pPrChange w:id="543" w:author="Microsoft" w:date="2020-04-16T16:18:00Z">
          <w:pPr/>
        </w:pPrChange>
      </w:pPr>
      <w:r w:rsidRPr="00781FAB">
        <w:rPr>
          <w:rFonts w:cstheme="minorHAnsi"/>
          <w:b/>
          <w:sz w:val="24"/>
          <w:szCs w:val="24"/>
        </w:rPr>
        <w:t>Synchronization mechanisms:</w:t>
      </w:r>
    </w:p>
    <w:p w14:paraId="4580B9A5" w14:textId="778E94C6" w:rsidR="007B5422" w:rsidRPr="00781FAB" w:rsidRDefault="007B5422">
      <w:pPr>
        <w:pStyle w:val="ListParagraph"/>
        <w:numPr>
          <w:ilvl w:val="0"/>
          <w:numId w:val="11"/>
        </w:numPr>
        <w:jc w:val="both"/>
        <w:rPr>
          <w:ins w:id="544" w:author="Microsoft" w:date="2020-04-13T09:02:00Z"/>
          <w:rFonts w:cstheme="minorHAnsi"/>
          <w:b/>
          <w:sz w:val="24"/>
          <w:szCs w:val="24"/>
          <w:rPrChange w:id="545" w:author="Microsoft" w:date="2020-04-15T17:12:00Z">
            <w:rPr>
              <w:ins w:id="546" w:author="Microsoft" w:date="2020-04-13T09:02:00Z"/>
            </w:rPr>
          </w:rPrChange>
        </w:rPr>
        <w:pPrChange w:id="547" w:author="Microsoft" w:date="2020-04-16T16:18:00Z">
          <w:pPr/>
        </w:pPrChange>
      </w:pPr>
      <w:ins w:id="548" w:author="Microsoft" w:date="2020-04-13T09:01:00Z">
        <w:r w:rsidRPr="00781FAB">
          <w:rPr>
            <w:rFonts w:cstheme="minorHAnsi"/>
            <w:b/>
            <w:sz w:val="24"/>
            <w:szCs w:val="24"/>
            <w:rPrChange w:id="549" w:author="Microsoft" w:date="2020-04-15T17:12:00Z">
              <w:rPr/>
            </w:rPrChange>
          </w:rPr>
          <w:t>Mutual exclusion (under this we have synchronization method, synchronization block, static synchronization)</w:t>
        </w:r>
      </w:ins>
      <w:ins w:id="550" w:author="Microsoft" w:date="2020-04-13T09:02:00Z">
        <w:r w:rsidRPr="00781FAB">
          <w:rPr>
            <w:rFonts w:cstheme="minorHAnsi"/>
            <w:b/>
            <w:sz w:val="24"/>
            <w:szCs w:val="24"/>
            <w:rPrChange w:id="551" w:author="Microsoft" w:date="2020-04-15T17:12:00Z">
              <w:rPr/>
            </w:rPrChange>
          </w:rPr>
          <w:t>.</w:t>
        </w:r>
      </w:ins>
    </w:p>
    <w:p w14:paraId="46BA63AC" w14:textId="3F756154" w:rsidR="007B5422" w:rsidRPr="00781FAB" w:rsidRDefault="007B5422">
      <w:pPr>
        <w:pStyle w:val="ListParagraph"/>
        <w:numPr>
          <w:ilvl w:val="0"/>
          <w:numId w:val="11"/>
        </w:numPr>
        <w:jc w:val="both"/>
        <w:rPr>
          <w:ins w:id="552" w:author="Microsoft" w:date="2020-04-10T20:20:00Z"/>
          <w:rFonts w:cstheme="minorHAnsi"/>
          <w:b/>
          <w:sz w:val="24"/>
          <w:szCs w:val="24"/>
          <w:rPrChange w:id="553" w:author="Microsoft" w:date="2020-04-15T17:12:00Z">
            <w:rPr>
              <w:ins w:id="554" w:author="Microsoft" w:date="2020-04-10T20:20:00Z"/>
            </w:rPr>
          </w:rPrChange>
        </w:rPr>
        <w:pPrChange w:id="555" w:author="Microsoft" w:date="2020-04-16T16:18:00Z">
          <w:pPr/>
        </w:pPrChange>
      </w:pPr>
      <w:ins w:id="556" w:author="Microsoft" w:date="2020-04-13T09:02:00Z">
        <w:r w:rsidRPr="00781FAB">
          <w:rPr>
            <w:rFonts w:cstheme="minorHAnsi"/>
            <w:b/>
            <w:sz w:val="24"/>
            <w:szCs w:val="24"/>
            <w:rPrChange w:id="557" w:author="Microsoft" w:date="2020-04-15T17:12:00Z">
              <w:rPr/>
            </w:rPrChange>
          </w:rPr>
          <w:lastRenderedPageBreak/>
          <w:t>Cooperation(under this we have inter thread synchronization).</w:t>
        </w:r>
      </w:ins>
    </w:p>
    <w:p w14:paraId="2D6F27A9" w14:textId="14FD9A2F" w:rsidR="00C22704" w:rsidRPr="007F0C28" w:rsidDel="004C57AF" w:rsidRDefault="004C57AF">
      <w:pPr>
        <w:jc w:val="both"/>
        <w:rPr>
          <w:del w:id="558" w:author="Microsoft" w:date="2020-04-11T16:02:00Z"/>
          <w:rFonts w:cstheme="minorHAnsi"/>
          <w:b/>
          <w:sz w:val="24"/>
          <w:szCs w:val="24"/>
        </w:rPr>
        <w:pPrChange w:id="559" w:author="Microsoft" w:date="2020-04-16T16:18:00Z">
          <w:pPr/>
        </w:pPrChange>
      </w:pPr>
      <w:ins w:id="560" w:author="Microsoft" w:date="2020-04-10T20:20:00Z">
        <w:r w:rsidRPr="00781FAB">
          <w:rPr>
            <w:rFonts w:cstheme="minorHAnsi"/>
            <w:b/>
            <w:sz w:val="24"/>
            <w:szCs w:val="24"/>
          </w:rPr>
          <w:t xml:space="preserve">These are </w:t>
        </w:r>
        <w:r w:rsidR="00C22704" w:rsidRPr="0026078C">
          <w:rPr>
            <w:rFonts w:cstheme="minorHAnsi"/>
            <w:b/>
            <w:sz w:val="24"/>
            <w:szCs w:val="24"/>
          </w:rPr>
          <w:t>different synchronization mechanisms that JAVA has,</w:t>
        </w:r>
      </w:ins>
    </w:p>
    <w:p w14:paraId="02F52CED" w14:textId="6184F295" w:rsidR="008B7767" w:rsidRPr="00781FAB" w:rsidDel="004C57AF" w:rsidRDefault="008B7767">
      <w:pPr>
        <w:pStyle w:val="ListParagraph"/>
        <w:numPr>
          <w:ilvl w:val="0"/>
          <w:numId w:val="11"/>
        </w:numPr>
        <w:jc w:val="both"/>
        <w:rPr>
          <w:del w:id="561" w:author="Microsoft" w:date="2020-04-11T16:05:00Z"/>
          <w:rFonts w:eastAsia="Times New Roman" w:cstheme="minorHAnsi"/>
          <w:color w:val="000000"/>
          <w:sz w:val="24"/>
          <w:szCs w:val="24"/>
          <w:rPrChange w:id="562" w:author="Microsoft" w:date="2020-04-15T17:12:00Z">
            <w:rPr>
              <w:del w:id="563" w:author="Microsoft" w:date="2020-04-11T16:05:00Z"/>
            </w:rPr>
          </w:rPrChange>
        </w:rPr>
        <w:pPrChange w:id="564" w:author="Microsoft" w:date="2020-04-16T16:18:00Z">
          <w:pPr>
            <w:pStyle w:val="ListParagraph"/>
            <w:numPr>
              <w:numId w:val="10"/>
            </w:numPr>
            <w:ind w:left="1080" w:hanging="360"/>
          </w:pPr>
        </w:pPrChange>
      </w:pPr>
      <w:r w:rsidRPr="00781FAB">
        <w:rPr>
          <w:rFonts w:cstheme="minorHAnsi"/>
          <w:b/>
          <w:sz w:val="24"/>
          <w:szCs w:val="24"/>
          <w:rPrChange w:id="565" w:author="Microsoft" w:date="2020-04-15T17:12:00Z">
            <w:rPr>
              <w:sz w:val="24"/>
              <w:szCs w:val="24"/>
            </w:rPr>
          </w:rPrChange>
        </w:rPr>
        <w:t>Synchronization method</w:t>
      </w:r>
      <w:ins w:id="566" w:author="Microsoft" w:date="2020-04-11T16:02:00Z">
        <w:r w:rsidR="004C57AF" w:rsidRPr="00781FAB">
          <w:rPr>
            <w:rFonts w:cstheme="minorHAnsi"/>
            <w:b/>
            <w:sz w:val="24"/>
            <w:szCs w:val="24"/>
            <w:rPrChange w:id="567" w:author="Microsoft" w:date="2020-04-15T17:12:00Z">
              <w:rPr>
                <w:sz w:val="24"/>
                <w:szCs w:val="24"/>
              </w:rPr>
            </w:rPrChange>
          </w:rPr>
          <w:t>:</w:t>
        </w:r>
        <w:r w:rsidR="004C57AF" w:rsidRPr="00781FAB">
          <w:rPr>
            <w:rFonts w:cstheme="minorHAnsi"/>
            <w:sz w:val="24"/>
            <w:szCs w:val="24"/>
            <w:rPrChange w:id="568" w:author="Microsoft" w:date="2020-04-15T17:12:00Z">
              <w:rPr/>
            </w:rPrChange>
          </w:rPr>
          <w:t xml:space="preserve"> </w:t>
        </w:r>
        <w:r w:rsidR="004C57AF" w:rsidRPr="00781FAB">
          <w:rPr>
            <w:rFonts w:cstheme="minorHAnsi"/>
            <w:color w:val="000000"/>
            <w:sz w:val="24"/>
            <w:szCs w:val="24"/>
            <w:rPrChange w:id="569" w:author="Microsoft" w:date="2020-04-15T17:12:00Z">
              <w:rPr>
                <w:rFonts w:ascii="Verdana" w:hAnsi="Verdana"/>
                <w:color w:val="000000"/>
                <w:sz w:val="20"/>
                <w:szCs w:val="20"/>
              </w:rPr>
            </w:rPrChange>
          </w:rPr>
          <w:t xml:space="preserve">If you declare any method as synchronized, it is known as synchronized method. </w:t>
        </w:r>
        <w:r w:rsidR="004C57AF" w:rsidRPr="00781FAB">
          <w:rPr>
            <w:rFonts w:eastAsia="Times New Roman" w:cstheme="minorHAnsi"/>
            <w:color w:val="000000"/>
            <w:sz w:val="24"/>
            <w:szCs w:val="24"/>
            <w:rPrChange w:id="570" w:author="Microsoft" w:date="2020-04-15T17:12:00Z">
              <w:rPr>
                <w:rFonts w:ascii="Verdana" w:eastAsia="Times New Roman" w:hAnsi="Verdana" w:cs="Times New Roman"/>
                <w:color w:val="000000"/>
                <w:sz w:val="20"/>
                <w:szCs w:val="20"/>
              </w:rPr>
            </w:rPrChange>
          </w:rPr>
          <w:t>Synchronized method is used to lock an object for any shared resource.</w:t>
        </w:r>
        <w:r w:rsidR="004C57AF" w:rsidRPr="00781FAB">
          <w:rPr>
            <w:rFonts w:cstheme="minorHAnsi"/>
            <w:color w:val="000000"/>
            <w:sz w:val="24"/>
            <w:szCs w:val="24"/>
            <w:rPrChange w:id="571" w:author="Microsoft" w:date="2020-04-15T17:12:00Z">
              <w:rPr>
                <w:rFonts w:ascii="Verdana" w:hAnsi="Verdana"/>
                <w:color w:val="000000"/>
                <w:sz w:val="20"/>
                <w:szCs w:val="20"/>
              </w:rPr>
            </w:rPrChange>
          </w:rPr>
          <w:t xml:space="preserve"> </w:t>
        </w:r>
        <w:r w:rsidR="004C57AF" w:rsidRPr="00781FAB">
          <w:rPr>
            <w:rFonts w:eastAsia="Times New Roman" w:cstheme="minorHAnsi"/>
            <w:color w:val="000000"/>
            <w:sz w:val="24"/>
            <w:szCs w:val="24"/>
            <w:rPrChange w:id="572" w:author="Microsoft" w:date="2020-04-15T17:12:00Z">
              <w:rPr>
                <w:rFonts w:ascii="Verdana" w:eastAsia="Times New Roman" w:hAnsi="Verdana" w:cs="Times New Roman"/>
                <w:color w:val="000000"/>
                <w:sz w:val="20"/>
                <w:szCs w:val="20"/>
              </w:rPr>
            </w:rPrChange>
          </w:rPr>
          <w:t>When a thread invokes a synchronized method, it automatically acquires the lock for that object and releases it when the thread completes its task.</w:t>
        </w:r>
      </w:ins>
    </w:p>
    <w:p w14:paraId="12C9209F" w14:textId="7F1A219D" w:rsidR="008B7767" w:rsidRPr="00781FAB" w:rsidDel="004C57AF" w:rsidRDefault="008B7767">
      <w:pPr>
        <w:pStyle w:val="ListParagraph"/>
        <w:numPr>
          <w:ilvl w:val="0"/>
          <w:numId w:val="10"/>
        </w:numPr>
        <w:jc w:val="both"/>
        <w:rPr>
          <w:del w:id="573" w:author="Microsoft" w:date="2020-04-11T16:07:00Z"/>
          <w:rFonts w:eastAsia="Times New Roman" w:cstheme="minorHAnsi"/>
          <w:color w:val="000000"/>
          <w:sz w:val="24"/>
          <w:szCs w:val="24"/>
          <w:rPrChange w:id="574" w:author="Microsoft" w:date="2020-04-15T17:12:00Z">
            <w:rPr>
              <w:del w:id="575" w:author="Microsoft" w:date="2020-04-11T16:07:00Z"/>
            </w:rPr>
          </w:rPrChange>
        </w:rPr>
        <w:pPrChange w:id="576" w:author="Microsoft" w:date="2020-04-16T16:18:00Z">
          <w:pPr>
            <w:pStyle w:val="ListParagraph"/>
            <w:numPr>
              <w:numId w:val="10"/>
            </w:numPr>
            <w:ind w:left="1080" w:hanging="360"/>
          </w:pPr>
        </w:pPrChange>
      </w:pPr>
      <w:r w:rsidRPr="00781FAB">
        <w:rPr>
          <w:rFonts w:cstheme="minorHAnsi"/>
          <w:b/>
          <w:sz w:val="24"/>
          <w:szCs w:val="24"/>
          <w:rPrChange w:id="577" w:author="Microsoft" w:date="2020-04-15T17:12:00Z">
            <w:rPr>
              <w:rFonts w:cstheme="minorHAnsi"/>
              <w:sz w:val="24"/>
              <w:szCs w:val="24"/>
            </w:rPr>
          </w:rPrChange>
        </w:rPr>
        <w:t>Synchronization block</w:t>
      </w:r>
      <w:ins w:id="578" w:author="Microsoft" w:date="2020-04-11T16:05:00Z">
        <w:r w:rsidR="004C57AF" w:rsidRPr="00781FAB">
          <w:rPr>
            <w:rFonts w:cstheme="minorHAnsi"/>
            <w:b/>
            <w:sz w:val="24"/>
            <w:szCs w:val="24"/>
            <w:rPrChange w:id="579" w:author="Microsoft" w:date="2020-04-15T17:12:00Z">
              <w:rPr>
                <w:rFonts w:cstheme="minorHAnsi"/>
                <w:sz w:val="24"/>
                <w:szCs w:val="24"/>
              </w:rPr>
            </w:rPrChange>
          </w:rPr>
          <w:t>:</w:t>
        </w:r>
        <w:r w:rsidR="004C57AF" w:rsidRPr="00781FAB">
          <w:rPr>
            <w:rFonts w:cstheme="minorHAnsi"/>
            <w:sz w:val="24"/>
            <w:szCs w:val="24"/>
          </w:rPr>
          <w:t xml:space="preserve"> </w:t>
        </w:r>
        <w:r w:rsidR="004C57AF" w:rsidRPr="00781FAB">
          <w:rPr>
            <w:rFonts w:cstheme="minorHAnsi"/>
            <w:color w:val="000000"/>
            <w:sz w:val="24"/>
            <w:szCs w:val="24"/>
            <w:rPrChange w:id="580" w:author="Microsoft" w:date="2020-04-15T17:12:00Z">
              <w:rPr>
                <w:rFonts w:ascii="Verdana" w:hAnsi="Verdana"/>
                <w:color w:val="000000"/>
                <w:sz w:val="20"/>
                <w:szCs w:val="20"/>
              </w:rPr>
            </w:rPrChange>
          </w:rPr>
          <w:t xml:space="preserve">Synchronized block can be used to perform synchronization on any specific resource of the method. </w:t>
        </w:r>
        <w:r w:rsidR="004C57AF" w:rsidRPr="00781FAB">
          <w:rPr>
            <w:rFonts w:eastAsia="Times New Roman" w:cstheme="minorHAnsi"/>
            <w:color w:val="000000"/>
            <w:sz w:val="24"/>
            <w:szCs w:val="24"/>
            <w:rPrChange w:id="581" w:author="Microsoft" w:date="2020-04-15T17:12:00Z">
              <w:rPr>
                <w:rFonts w:ascii="Verdana" w:eastAsia="Times New Roman" w:hAnsi="Verdana" w:cs="Times New Roman"/>
                <w:color w:val="000000"/>
                <w:sz w:val="20"/>
                <w:szCs w:val="20"/>
              </w:rPr>
            </w:rPrChange>
          </w:rPr>
          <w:t>Suppose you have 50 lines of code in your method, but you want to synchronize only 5 lines, you can use synchronized block.</w:t>
        </w:r>
        <w:r w:rsidR="004C57AF" w:rsidRPr="00781FAB">
          <w:rPr>
            <w:rFonts w:cstheme="minorHAnsi"/>
            <w:color w:val="000000"/>
            <w:sz w:val="24"/>
            <w:szCs w:val="24"/>
            <w:rPrChange w:id="582" w:author="Microsoft" w:date="2020-04-15T17:12:00Z">
              <w:rPr>
                <w:rFonts w:ascii="Verdana" w:hAnsi="Verdana"/>
                <w:color w:val="000000"/>
                <w:sz w:val="20"/>
                <w:szCs w:val="20"/>
              </w:rPr>
            </w:rPrChange>
          </w:rPr>
          <w:t xml:space="preserve"> </w:t>
        </w:r>
        <w:r w:rsidR="004C57AF" w:rsidRPr="00781FAB">
          <w:rPr>
            <w:rFonts w:eastAsia="Times New Roman" w:cstheme="minorHAnsi"/>
            <w:color w:val="000000"/>
            <w:sz w:val="24"/>
            <w:szCs w:val="24"/>
            <w:rPrChange w:id="583" w:author="Microsoft" w:date="2020-04-15T17:12:00Z">
              <w:rPr>
                <w:rFonts w:ascii="Verdana" w:eastAsia="Times New Roman" w:hAnsi="Verdana" w:cs="Times New Roman"/>
                <w:color w:val="000000"/>
                <w:sz w:val="20"/>
                <w:szCs w:val="20"/>
              </w:rPr>
            </w:rPrChange>
          </w:rPr>
          <w:t>If you put all the codes of the method in the synchronized block, it will work same as the synchronized method</w:t>
        </w:r>
      </w:ins>
      <w:ins w:id="584" w:author="Microsoft" w:date="2020-04-11T16:08:00Z">
        <w:r w:rsidR="004C57AF" w:rsidRPr="00781FAB">
          <w:rPr>
            <w:rFonts w:eastAsia="Times New Roman" w:cstheme="minorHAnsi"/>
            <w:color w:val="000000"/>
            <w:sz w:val="24"/>
            <w:szCs w:val="24"/>
            <w:rPrChange w:id="585" w:author="Microsoft" w:date="2020-04-15T17:12:00Z">
              <w:rPr>
                <w:rFonts w:ascii="Verdana" w:eastAsia="Times New Roman" w:hAnsi="Verdana" w:cs="Times New Roman"/>
                <w:color w:val="000000"/>
                <w:sz w:val="20"/>
                <w:szCs w:val="20"/>
              </w:rPr>
            </w:rPrChange>
          </w:rPr>
          <w:t>.</w:t>
        </w:r>
      </w:ins>
    </w:p>
    <w:p w14:paraId="48F520CC" w14:textId="669C1D5F" w:rsidR="008B7767" w:rsidRPr="00781FAB" w:rsidDel="00417B1C" w:rsidRDefault="008B7767">
      <w:pPr>
        <w:pStyle w:val="ListParagraph"/>
        <w:numPr>
          <w:ilvl w:val="0"/>
          <w:numId w:val="11"/>
        </w:numPr>
        <w:jc w:val="both"/>
        <w:rPr>
          <w:del w:id="586" w:author="Microsoft" w:date="2020-04-13T13:38:00Z"/>
          <w:rFonts w:cstheme="minorHAnsi"/>
          <w:color w:val="000000"/>
          <w:sz w:val="24"/>
          <w:szCs w:val="24"/>
          <w:rPrChange w:id="587" w:author="Microsoft" w:date="2020-04-15T17:12:00Z">
            <w:rPr>
              <w:del w:id="588" w:author="Microsoft" w:date="2020-04-13T13:38:00Z"/>
            </w:rPr>
          </w:rPrChange>
        </w:rPr>
        <w:pPrChange w:id="589" w:author="Microsoft" w:date="2020-04-16T16:18:00Z">
          <w:pPr>
            <w:pStyle w:val="ListParagraph"/>
            <w:numPr>
              <w:numId w:val="10"/>
            </w:numPr>
            <w:ind w:left="1080" w:hanging="360"/>
          </w:pPr>
        </w:pPrChange>
      </w:pPr>
      <w:commentRangeStart w:id="590"/>
      <w:r w:rsidRPr="00781FAB">
        <w:rPr>
          <w:rFonts w:cstheme="minorHAnsi"/>
          <w:b/>
          <w:sz w:val="24"/>
          <w:szCs w:val="24"/>
          <w:rPrChange w:id="591" w:author="Microsoft" w:date="2020-04-15T17:12:00Z">
            <w:rPr>
              <w:sz w:val="24"/>
              <w:szCs w:val="24"/>
            </w:rPr>
          </w:rPrChange>
        </w:rPr>
        <w:t>Static synchronization</w:t>
      </w:r>
      <w:commentRangeEnd w:id="590"/>
      <w:r w:rsidR="00552DB9" w:rsidRPr="00781FAB">
        <w:rPr>
          <w:rStyle w:val="CommentReference"/>
          <w:rFonts w:cstheme="minorHAnsi"/>
          <w:b/>
          <w:sz w:val="24"/>
          <w:szCs w:val="24"/>
          <w:rPrChange w:id="592" w:author="Microsoft" w:date="2020-04-15T17:12:00Z">
            <w:rPr>
              <w:rStyle w:val="CommentReference"/>
              <w:rFonts w:cstheme="minorHAnsi"/>
            </w:rPr>
          </w:rPrChange>
        </w:rPr>
        <w:commentReference w:id="590"/>
      </w:r>
      <w:ins w:id="593" w:author="Microsoft" w:date="2020-04-11T16:05:00Z">
        <w:r w:rsidR="004C57AF" w:rsidRPr="00781FAB">
          <w:rPr>
            <w:rFonts w:cstheme="minorHAnsi"/>
            <w:sz w:val="24"/>
            <w:szCs w:val="24"/>
          </w:rPr>
          <w:t xml:space="preserve">: </w:t>
        </w:r>
      </w:ins>
      <w:ins w:id="594" w:author="Microsoft" w:date="2020-04-11T16:07:00Z">
        <w:r w:rsidR="004C57AF" w:rsidRPr="00781FAB">
          <w:rPr>
            <w:rFonts w:cstheme="minorHAnsi"/>
            <w:color w:val="000000"/>
            <w:sz w:val="24"/>
            <w:szCs w:val="24"/>
            <w:rPrChange w:id="595" w:author="Microsoft" w:date="2020-04-15T17:12:00Z">
              <w:rPr>
                <w:rFonts w:ascii="Verdana" w:hAnsi="Verdana"/>
                <w:color w:val="000000"/>
                <w:sz w:val="20"/>
                <w:szCs w:val="20"/>
              </w:rPr>
            </w:rPrChange>
          </w:rPr>
          <w:t>If you make any static method as synchronized, the lock will be on the class not on object.</w:t>
        </w:r>
      </w:ins>
      <w:ins w:id="596" w:author="Microsoft" w:date="2020-04-11T16:39:00Z">
        <w:r w:rsidR="00CD5FDD" w:rsidRPr="00781FAB">
          <w:rPr>
            <w:rFonts w:cstheme="minorHAnsi"/>
            <w:color w:val="000000"/>
            <w:sz w:val="24"/>
            <w:szCs w:val="24"/>
            <w:rPrChange w:id="597" w:author="Microsoft" w:date="2020-04-15T17:12:00Z">
              <w:rPr>
                <w:rFonts w:ascii="Verdana" w:hAnsi="Verdana"/>
                <w:color w:val="000000"/>
                <w:sz w:val="20"/>
                <w:szCs w:val="20"/>
              </w:rPr>
            </w:rPrChange>
          </w:rPr>
          <w:t xml:space="preserve"> </w:t>
        </w:r>
        <w:r w:rsidR="00CC1848" w:rsidRPr="00781FAB">
          <w:rPr>
            <w:rFonts w:cstheme="minorHAnsi"/>
            <w:color w:val="000000"/>
            <w:sz w:val="24"/>
            <w:szCs w:val="24"/>
            <w:rPrChange w:id="598" w:author="Microsoft" w:date="2020-04-15T17:12:00Z">
              <w:rPr>
                <w:rFonts w:ascii="Verdana" w:hAnsi="Verdana"/>
                <w:color w:val="000000"/>
                <w:sz w:val="20"/>
                <w:szCs w:val="20"/>
              </w:rPr>
            </w:rPrChange>
          </w:rPr>
          <w:t>If you want to acquire the lock in class level we use this synchronization</w:t>
        </w:r>
      </w:ins>
      <w:ins w:id="599" w:author="Microsoft" w:date="2020-04-11T16:40:00Z">
        <w:r w:rsidR="00CC1848" w:rsidRPr="00781FAB">
          <w:rPr>
            <w:rFonts w:cstheme="minorHAnsi"/>
            <w:color w:val="000000"/>
            <w:sz w:val="24"/>
            <w:szCs w:val="24"/>
            <w:rPrChange w:id="600" w:author="Microsoft" w:date="2020-04-15T17:12:00Z">
              <w:rPr>
                <w:rFonts w:ascii="Verdana" w:hAnsi="Verdana"/>
                <w:color w:val="000000"/>
                <w:sz w:val="20"/>
                <w:szCs w:val="20"/>
              </w:rPr>
            </w:rPrChange>
          </w:rPr>
          <w:t>.</w:t>
        </w:r>
      </w:ins>
    </w:p>
    <w:p w14:paraId="7EF802F4" w14:textId="0A0B90B6" w:rsidR="008B7767" w:rsidRPr="00781FAB" w:rsidRDefault="000409A0">
      <w:pPr>
        <w:pStyle w:val="ListParagraph"/>
        <w:numPr>
          <w:ilvl w:val="0"/>
          <w:numId w:val="11"/>
        </w:numPr>
        <w:jc w:val="both"/>
        <w:rPr>
          <w:ins w:id="601" w:author="Microsoft" w:date="2020-04-13T13:38:00Z"/>
          <w:rFonts w:cstheme="minorHAnsi"/>
          <w:color w:val="000000"/>
          <w:sz w:val="24"/>
          <w:szCs w:val="24"/>
        </w:rPr>
        <w:pPrChange w:id="602" w:author="Microsoft" w:date="2020-04-16T16:18:00Z">
          <w:pPr>
            <w:pStyle w:val="ListParagraph"/>
            <w:numPr>
              <w:numId w:val="10"/>
            </w:numPr>
            <w:ind w:left="1080" w:hanging="360"/>
          </w:pPr>
        </w:pPrChange>
      </w:pPr>
      <w:r w:rsidRPr="00781FAB">
        <w:rPr>
          <w:rFonts w:cstheme="minorHAnsi"/>
          <w:b/>
          <w:sz w:val="24"/>
          <w:szCs w:val="24"/>
          <w:rPrChange w:id="603" w:author="Microsoft" w:date="2020-04-15T17:12:00Z">
            <w:rPr>
              <w:rFonts w:cstheme="minorHAnsi"/>
              <w:sz w:val="24"/>
              <w:szCs w:val="24"/>
            </w:rPr>
          </w:rPrChange>
        </w:rPr>
        <w:t>Inter thread</w:t>
      </w:r>
      <w:r w:rsidR="008B7767" w:rsidRPr="00781FAB">
        <w:rPr>
          <w:rFonts w:cstheme="minorHAnsi"/>
          <w:b/>
          <w:sz w:val="24"/>
          <w:szCs w:val="24"/>
          <w:rPrChange w:id="604" w:author="Microsoft" w:date="2020-04-15T17:12:00Z">
            <w:rPr>
              <w:rFonts w:cstheme="minorHAnsi"/>
              <w:sz w:val="24"/>
              <w:szCs w:val="24"/>
            </w:rPr>
          </w:rPrChange>
        </w:rPr>
        <w:t xml:space="preserve"> synchronization-</w:t>
      </w:r>
      <w:r w:rsidR="008B7767" w:rsidRPr="00781FAB">
        <w:rPr>
          <w:rFonts w:cstheme="minorHAnsi"/>
          <w:sz w:val="24"/>
          <w:szCs w:val="24"/>
        </w:rPr>
        <w:t xml:space="preserve"> </w:t>
      </w:r>
      <w:del w:id="605" w:author="Microsoft" w:date="2020-04-11T16:44:00Z">
        <w:r w:rsidR="008B7767" w:rsidRPr="00781FAB" w:rsidDel="00FD2B81">
          <w:rPr>
            <w:rFonts w:cstheme="minorHAnsi"/>
            <w:sz w:val="24"/>
            <w:szCs w:val="24"/>
          </w:rPr>
          <w:delText xml:space="preserve">In </w:delText>
        </w:r>
        <w:r w:rsidR="008B7767" w:rsidRPr="0026078C" w:rsidDel="00FD2B81">
          <w:rPr>
            <w:rFonts w:cstheme="minorHAnsi"/>
            <w:sz w:val="24"/>
            <w:szCs w:val="24"/>
          </w:rPr>
          <w:delText>this you have wait(), notify() and notifyall().</w:delText>
        </w:r>
      </w:del>
      <w:ins w:id="606" w:author="Microsoft" w:date="2020-04-11T16:44:00Z">
        <w:r w:rsidR="00FD2B81" w:rsidRPr="007F0C28">
          <w:rPr>
            <w:rFonts w:cstheme="minorHAnsi"/>
            <w:sz w:val="24"/>
            <w:szCs w:val="24"/>
          </w:rPr>
          <w:t xml:space="preserve"> </w:t>
        </w:r>
      </w:ins>
      <w:ins w:id="607" w:author="Microsoft" w:date="2020-04-11T16:43:00Z">
        <w:r w:rsidR="00FD2B81" w:rsidRPr="00781FAB">
          <w:rPr>
            <w:rFonts w:cstheme="minorHAnsi"/>
            <w:bCs/>
            <w:color w:val="000000"/>
            <w:sz w:val="24"/>
            <w:szCs w:val="24"/>
            <w:rPrChange w:id="608" w:author="Microsoft" w:date="2020-04-15T17:12:00Z">
              <w:rPr>
                <w:rFonts w:ascii="Verdana" w:hAnsi="Verdana"/>
                <w:b/>
                <w:bCs/>
                <w:color w:val="000000"/>
                <w:sz w:val="20"/>
                <w:szCs w:val="20"/>
              </w:rPr>
            </w:rPrChange>
          </w:rPr>
          <w:t>Inter-thread communication</w:t>
        </w:r>
        <w:r w:rsidR="00FD2B81" w:rsidRPr="00781FAB">
          <w:rPr>
            <w:rFonts w:cstheme="minorHAnsi"/>
            <w:color w:val="000000"/>
            <w:sz w:val="24"/>
            <w:szCs w:val="24"/>
            <w:rPrChange w:id="609" w:author="Microsoft" w:date="2020-04-15T17:12:00Z">
              <w:rPr>
                <w:rFonts w:ascii="Verdana" w:hAnsi="Verdana"/>
                <w:color w:val="000000"/>
                <w:sz w:val="20"/>
                <w:szCs w:val="20"/>
              </w:rPr>
            </w:rPrChange>
          </w:rPr>
          <w:t> or </w:t>
        </w:r>
        <w:r w:rsidR="00FD2B81" w:rsidRPr="00781FAB">
          <w:rPr>
            <w:rFonts w:cstheme="minorHAnsi"/>
            <w:bCs/>
            <w:color w:val="000000"/>
            <w:sz w:val="24"/>
            <w:szCs w:val="24"/>
            <w:rPrChange w:id="610" w:author="Microsoft" w:date="2020-04-15T17:12:00Z">
              <w:rPr>
                <w:rFonts w:ascii="Verdana" w:hAnsi="Verdana"/>
                <w:b/>
                <w:bCs/>
                <w:color w:val="000000"/>
                <w:sz w:val="20"/>
                <w:szCs w:val="20"/>
              </w:rPr>
            </w:rPrChange>
          </w:rPr>
          <w:t>Co-operation</w:t>
        </w:r>
        <w:r w:rsidR="00FD2B81" w:rsidRPr="00781FAB">
          <w:rPr>
            <w:rFonts w:cstheme="minorHAnsi"/>
            <w:color w:val="000000"/>
            <w:sz w:val="24"/>
            <w:szCs w:val="24"/>
            <w:rPrChange w:id="611" w:author="Microsoft" w:date="2020-04-15T17:12:00Z">
              <w:rPr>
                <w:rFonts w:ascii="Verdana" w:hAnsi="Verdana"/>
                <w:color w:val="000000"/>
                <w:sz w:val="20"/>
                <w:szCs w:val="20"/>
              </w:rPr>
            </w:rPrChange>
          </w:rPr>
          <w:t> is all about allowing synchronized threads to communicate with each other</w:t>
        </w:r>
      </w:ins>
      <w:ins w:id="612" w:author="Microsoft" w:date="2020-04-11T16:46:00Z">
        <w:r w:rsidR="00C714FB" w:rsidRPr="00781FAB">
          <w:rPr>
            <w:rFonts w:cstheme="minorHAnsi"/>
            <w:color w:val="000000"/>
            <w:sz w:val="24"/>
            <w:szCs w:val="24"/>
            <w:rPrChange w:id="613" w:author="Microsoft" w:date="2020-04-15T17:12:00Z">
              <w:rPr>
                <w:color w:val="000000"/>
              </w:rPr>
            </w:rPrChange>
          </w:rPr>
          <w:t xml:space="preserve">. </w:t>
        </w:r>
      </w:ins>
      <w:ins w:id="614" w:author="Microsoft" w:date="2020-04-11T16:43:00Z">
        <w:r w:rsidR="00C714FB" w:rsidRPr="00781FAB">
          <w:rPr>
            <w:rFonts w:cstheme="minorHAnsi"/>
            <w:color w:val="000000"/>
            <w:sz w:val="24"/>
            <w:szCs w:val="24"/>
            <w:rPrChange w:id="615" w:author="Microsoft" w:date="2020-04-15T17:12:00Z">
              <w:rPr>
                <w:color w:val="000000"/>
              </w:rPr>
            </w:rPrChange>
          </w:rPr>
          <w:t>Inter-thread communication</w:t>
        </w:r>
        <w:r w:rsidR="00FD2B81" w:rsidRPr="00781FAB">
          <w:rPr>
            <w:rFonts w:cstheme="minorHAnsi"/>
            <w:color w:val="000000"/>
            <w:sz w:val="24"/>
            <w:szCs w:val="24"/>
            <w:rPrChange w:id="616" w:author="Microsoft" w:date="2020-04-15T17:12:00Z">
              <w:rPr/>
            </w:rPrChange>
          </w:rPr>
          <w:t xml:space="preserve"> is a mechanism in which a thread is paused running in its critical section and another thread is allowed to enter (or lock) in the same critical section to be executed.It is implemented by following methods of </w:t>
        </w:r>
        <w:r w:rsidR="00FD2B81" w:rsidRPr="00781FAB">
          <w:rPr>
            <w:rFonts w:cstheme="minorHAnsi"/>
            <w:bCs/>
            <w:color w:val="000000"/>
            <w:sz w:val="24"/>
            <w:szCs w:val="24"/>
            <w:rPrChange w:id="617" w:author="Microsoft" w:date="2020-04-15T17:12:00Z">
              <w:rPr>
                <w:b/>
                <w:bCs/>
              </w:rPr>
            </w:rPrChange>
          </w:rPr>
          <w:t>Object class</w:t>
        </w:r>
        <w:r w:rsidR="00FD2B81" w:rsidRPr="00781FAB">
          <w:rPr>
            <w:rFonts w:cstheme="minorHAnsi"/>
            <w:color w:val="000000"/>
            <w:sz w:val="24"/>
            <w:szCs w:val="24"/>
            <w:rPrChange w:id="618" w:author="Microsoft" w:date="2020-04-15T17:12:00Z">
              <w:rPr/>
            </w:rPrChange>
          </w:rPr>
          <w:t>:</w:t>
        </w:r>
      </w:ins>
      <w:ins w:id="619" w:author="Microsoft" w:date="2020-04-11T16:47:00Z">
        <w:r w:rsidR="00C714FB" w:rsidRPr="00781FAB">
          <w:rPr>
            <w:rFonts w:cstheme="minorHAnsi"/>
            <w:color w:val="000000"/>
            <w:sz w:val="24"/>
            <w:szCs w:val="24"/>
            <w:rPrChange w:id="620" w:author="Microsoft" w:date="2020-04-15T17:12:00Z">
              <w:rPr>
                <w:color w:val="000000"/>
              </w:rPr>
            </w:rPrChange>
          </w:rPr>
          <w:t xml:space="preserve"> wait(), notify() and notifyal().</w:t>
        </w:r>
      </w:ins>
    </w:p>
    <w:p w14:paraId="5F4C04BD" w14:textId="7CBB6AC0" w:rsidR="00417B1C" w:rsidRPr="00781FAB" w:rsidRDefault="00417B1C">
      <w:pPr>
        <w:pStyle w:val="ListParagraph"/>
        <w:numPr>
          <w:ilvl w:val="0"/>
          <w:numId w:val="11"/>
        </w:numPr>
        <w:jc w:val="both"/>
        <w:rPr>
          <w:ins w:id="621" w:author="Microsoft" w:date="2020-04-13T13:37:00Z"/>
          <w:rFonts w:cstheme="minorHAnsi"/>
          <w:color w:val="000000"/>
          <w:sz w:val="24"/>
          <w:szCs w:val="24"/>
          <w:rPrChange w:id="622" w:author="Microsoft" w:date="2020-04-15T17:12:00Z">
            <w:rPr>
              <w:ins w:id="623" w:author="Microsoft" w:date="2020-04-13T13:37:00Z"/>
              <w:color w:val="000000"/>
            </w:rPr>
          </w:rPrChange>
        </w:rPr>
        <w:pPrChange w:id="624" w:author="Microsoft" w:date="2020-04-16T16:18:00Z">
          <w:pPr>
            <w:pStyle w:val="ListParagraph"/>
            <w:numPr>
              <w:numId w:val="10"/>
            </w:numPr>
            <w:ind w:left="1080" w:hanging="360"/>
          </w:pPr>
        </w:pPrChange>
      </w:pPr>
      <w:ins w:id="625" w:author="Microsoft" w:date="2020-04-13T13:38:00Z">
        <w:r w:rsidRPr="00781FAB">
          <w:rPr>
            <w:rFonts w:cstheme="minorHAnsi"/>
            <w:sz w:val="24"/>
            <w:szCs w:val="24"/>
            <w:rPrChange w:id="626" w:author="Microsoft" w:date="2020-04-15T17:12:00Z">
              <w:rPr>
                <w:rFonts w:cstheme="minorHAnsi"/>
                <w:b/>
                <w:sz w:val="24"/>
                <w:szCs w:val="24"/>
              </w:rPr>
            </w:rPrChange>
          </w:rPr>
          <w:t xml:space="preserve">Cyclic Barrier Synchronization: </w:t>
        </w:r>
        <w:r w:rsidRPr="00781FAB">
          <w:rPr>
            <w:rStyle w:val="Emphasis"/>
            <w:rFonts w:cstheme="minorHAnsi" w:hint="eastAsia"/>
            <w:i w:val="0"/>
            <w:color w:val="333333"/>
            <w:sz w:val="24"/>
            <w:szCs w:val="24"/>
            <w:shd w:val="clear" w:color="auto" w:fill="FFFFFF"/>
            <w:rPrChange w:id="627" w:author="Microsoft" w:date="2020-04-15T17:12:00Z">
              <w:rPr>
                <w:rStyle w:val="Emphasis"/>
                <w:rFonts w:ascii="raleway" w:hAnsi="raleway" w:hint="eastAsia"/>
                <w:color w:val="333333"/>
                <w:sz w:val="44"/>
                <w:szCs w:val="44"/>
                <w:shd w:val="clear" w:color="auto" w:fill="FFFFFF"/>
              </w:rPr>
            </w:rPrChange>
          </w:rPr>
          <w:t>CyclicBarriers</w:t>
        </w:r>
        <w:r w:rsidRPr="00781FAB">
          <w:rPr>
            <w:rFonts w:cstheme="minorHAnsi" w:hint="eastAsia"/>
            <w:color w:val="333333"/>
            <w:sz w:val="24"/>
            <w:szCs w:val="24"/>
            <w:shd w:val="clear" w:color="auto" w:fill="FFFFFF"/>
            <w:rPrChange w:id="628" w:author="Microsoft" w:date="2020-04-15T17:12:00Z">
              <w:rPr>
                <w:rFonts w:ascii="raleway" w:hAnsi="raleway" w:hint="eastAsia"/>
                <w:color w:val="333333"/>
                <w:sz w:val="44"/>
                <w:szCs w:val="44"/>
                <w:shd w:val="clear" w:color="auto" w:fill="FFFFFF"/>
              </w:rPr>
            </w:rPrChange>
          </w:rPr>
          <w:t> are used in programs in which we have a fixed number of threads that must wait for each other to reach a common point before continuing execution.</w:t>
        </w:r>
      </w:ins>
    </w:p>
    <w:p w14:paraId="4E9008FB" w14:textId="77777777" w:rsidR="00417B1C" w:rsidRPr="00781FAB" w:rsidRDefault="00417B1C">
      <w:pPr>
        <w:jc w:val="both"/>
        <w:rPr>
          <w:ins w:id="629" w:author="Microsoft" w:date="2020-04-11T16:44:00Z"/>
          <w:rFonts w:cstheme="minorHAnsi"/>
          <w:rPrChange w:id="630" w:author="Microsoft" w:date="2020-04-15T17:12:00Z">
            <w:rPr>
              <w:ins w:id="631" w:author="Microsoft" w:date="2020-04-11T16:44:00Z"/>
              <w:rFonts w:cstheme="minorHAnsi"/>
              <w:color w:val="000000"/>
              <w:sz w:val="24"/>
              <w:szCs w:val="24"/>
            </w:rPr>
          </w:rPrChange>
        </w:rPr>
        <w:pPrChange w:id="632" w:author="Microsoft" w:date="2020-04-16T16:18:00Z">
          <w:pPr>
            <w:pStyle w:val="ListParagraph"/>
            <w:numPr>
              <w:numId w:val="10"/>
            </w:numPr>
            <w:ind w:left="1080" w:hanging="360"/>
          </w:pPr>
        </w:pPrChange>
      </w:pPr>
    </w:p>
    <w:p w14:paraId="15D8B180" w14:textId="77777777" w:rsidR="00FD2B81" w:rsidRPr="00781FAB" w:rsidRDefault="00FD2B81">
      <w:pPr>
        <w:jc w:val="both"/>
        <w:rPr>
          <w:rFonts w:cstheme="minorHAnsi"/>
          <w:rPrChange w:id="633" w:author="Microsoft" w:date="2020-04-15T17:12:00Z">
            <w:rPr>
              <w:rFonts w:cstheme="minorHAnsi"/>
              <w:sz w:val="24"/>
              <w:szCs w:val="24"/>
            </w:rPr>
          </w:rPrChange>
        </w:rPr>
        <w:pPrChange w:id="634" w:author="Microsoft" w:date="2020-04-16T16:18:00Z">
          <w:pPr>
            <w:pStyle w:val="ListParagraph"/>
            <w:numPr>
              <w:numId w:val="10"/>
            </w:numPr>
            <w:ind w:left="1080" w:hanging="360"/>
          </w:pPr>
        </w:pPrChange>
      </w:pPr>
    </w:p>
    <w:p w14:paraId="0B964A79" w14:textId="5D9ED35D" w:rsidR="00F61B6F" w:rsidRPr="00BE0998" w:rsidRDefault="00E60DB1">
      <w:pPr>
        <w:jc w:val="both"/>
        <w:rPr>
          <w:rFonts w:cstheme="minorHAnsi"/>
          <w:b/>
          <w:sz w:val="24"/>
          <w:szCs w:val="24"/>
        </w:rPr>
        <w:pPrChange w:id="635" w:author="Microsoft" w:date="2020-04-16T16:18:00Z">
          <w:pPr/>
        </w:pPrChange>
      </w:pPr>
      <w:r w:rsidRPr="00781FAB">
        <w:rPr>
          <w:rFonts w:cstheme="minorHAnsi"/>
          <w:sz w:val="24"/>
          <w:szCs w:val="24"/>
        </w:rPr>
        <w:t>The above problem of figure 8 problem can be solved by adding “</w:t>
      </w:r>
      <w:r w:rsidRPr="00781FAB">
        <w:rPr>
          <w:rFonts w:cstheme="minorHAnsi"/>
          <w:b/>
          <w:sz w:val="24"/>
          <w:szCs w:val="24"/>
        </w:rPr>
        <w:t>synchronization method”</w:t>
      </w:r>
      <w:r w:rsidR="00F61B6F" w:rsidRPr="0026078C">
        <w:rPr>
          <w:rFonts w:cstheme="minorHAnsi"/>
          <w:b/>
          <w:sz w:val="24"/>
          <w:szCs w:val="24"/>
        </w:rPr>
        <w:t xml:space="preserve">, </w:t>
      </w:r>
      <w:r w:rsidR="00F61B6F" w:rsidRPr="00D55598">
        <w:rPr>
          <w:rFonts w:cstheme="minorHAnsi"/>
          <w:sz w:val="24"/>
          <w:szCs w:val="24"/>
        </w:rPr>
        <w:t>just by adding the word synchronized before the critical section function will introduce synchronization to the program.</w:t>
      </w:r>
      <w:ins w:id="636" w:author="Microsoft" w:date="2020-04-11T16:47:00Z">
        <w:r w:rsidR="00405BB6" w:rsidRPr="006274E9">
          <w:rPr>
            <w:rFonts w:cstheme="minorHAnsi"/>
            <w:sz w:val="24"/>
            <w:szCs w:val="24"/>
          </w:rPr>
          <w:t xml:space="preserve"> This makes the whole method to be sy</w:t>
        </w:r>
      </w:ins>
      <w:ins w:id="637" w:author="Microsoft" w:date="2020-04-11T16:48:00Z">
        <w:r w:rsidR="00405BB6" w:rsidRPr="00D604D6">
          <w:rPr>
            <w:rFonts w:cstheme="minorHAnsi"/>
            <w:sz w:val="24"/>
            <w:szCs w:val="24"/>
          </w:rPr>
          <w:t>nchronized and allows one thread at a time</w:t>
        </w:r>
      </w:ins>
      <w:ins w:id="638" w:author="Microsoft" w:date="2020-04-12T19:46:00Z">
        <w:r w:rsidR="00804323" w:rsidRPr="00D604D6">
          <w:rPr>
            <w:rFonts w:cstheme="minorHAnsi"/>
            <w:sz w:val="24"/>
            <w:szCs w:val="24"/>
          </w:rPr>
          <w:t xml:space="preserve"> into the critical section</w:t>
        </w:r>
      </w:ins>
      <w:ins w:id="639" w:author="Microsoft" w:date="2020-04-11T16:48:00Z">
        <w:r w:rsidR="00405BB6" w:rsidRPr="005D4DA3">
          <w:rPr>
            <w:rFonts w:cstheme="minorHAnsi"/>
            <w:sz w:val="24"/>
            <w:szCs w:val="24"/>
          </w:rPr>
          <w:t>.</w:t>
        </w:r>
      </w:ins>
    </w:p>
    <w:p w14:paraId="1FB3B2F0" w14:textId="77777777" w:rsidR="00F61B6F" w:rsidRPr="00C6383D" w:rsidRDefault="00F61B6F" w:rsidP="00E60DB1">
      <w:pPr>
        <w:rPr>
          <w:rFonts w:cstheme="minorHAnsi"/>
          <w:b/>
          <w:sz w:val="24"/>
          <w:szCs w:val="24"/>
        </w:rPr>
      </w:pPr>
    </w:p>
    <w:p w14:paraId="4BE476C1" w14:textId="77777777" w:rsidR="00F61B6F" w:rsidRPr="00781FAB" w:rsidRDefault="00F61B6F" w:rsidP="00E60DB1">
      <w:pPr>
        <w:rPr>
          <w:rFonts w:cstheme="minorHAnsi"/>
          <w:sz w:val="24"/>
          <w:szCs w:val="24"/>
        </w:rPr>
      </w:pPr>
    </w:p>
    <w:p w14:paraId="16ACB497" w14:textId="77777777" w:rsidR="00F61B6F" w:rsidRPr="00781FAB" w:rsidRDefault="00F61B6F" w:rsidP="00F61B6F">
      <w:pPr>
        <w:rPr>
          <w:rFonts w:cstheme="minorHAnsi"/>
          <w:sz w:val="24"/>
          <w:szCs w:val="24"/>
        </w:rPr>
      </w:pPr>
      <w:r w:rsidRPr="00781FAB">
        <w:rPr>
          <w:rFonts w:cstheme="minorHAnsi"/>
          <w:sz w:val="24"/>
          <w:szCs w:val="24"/>
        </w:rPr>
        <w:t>class Operation                /* Critical section */</w:t>
      </w:r>
    </w:p>
    <w:p w14:paraId="7A98BC99" w14:textId="77777777" w:rsidR="00F61B6F" w:rsidRPr="00781FAB" w:rsidRDefault="00F61B6F" w:rsidP="00F61B6F">
      <w:pPr>
        <w:rPr>
          <w:rFonts w:cstheme="minorHAnsi"/>
          <w:sz w:val="24"/>
          <w:szCs w:val="24"/>
        </w:rPr>
      </w:pPr>
      <w:r w:rsidRPr="00781FAB">
        <w:rPr>
          <w:rFonts w:cstheme="minorHAnsi"/>
          <w:sz w:val="24"/>
          <w:szCs w:val="24"/>
        </w:rPr>
        <w:t>{</w:t>
      </w:r>
    </w:p>
    <w:p w14:paraId="50883F2E" w14:textId="77777777" w:rsidR="00F61B6F" w:rsidRPr="00781FAB" w:rsidRDefault="00F61B6F" w:rsidP="00F61B6F">
      <w:pPr>
        <w:rPr>
          <w:rFonts w:cstheme="minorHAnsi"/>
          <w:sz w:val="24"/>
          <w:szCs w:val="24"/>
        </w:rPr>
      </w:pPr>
      <w:r w:rsidRPr="00781FAB">
        <w:rPr>
          <w:rFonts w:cstheme="minorHAnsi"/>
          <w:sz w:val="24"/>
          <w:szCs w:val="24"/>
        </w:rPr>
        <w:t xml:space="preserve">   synchronized void multiplication (int a)          /* Synchronization method */</w:t>
      </w:r>
    </w:p>
    <w:p w14:paraId="15EC9C75"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313AF8B1" w14:textId="77777777" w:rsidR="00F61B6F" w:rsidRPr="00781FAB" w:rsidRDefault="00F61B6F" w:rsidP="00F61B6F">
      <w:pPr>
        <w:rPr>
          <w:rFonts w:cstheme="minorHAnsi"/>
          <w:sz w:val="24"/>
          <w:szCs w:val="24"/>
        </w:rPr>
      </w:pPr>
      <w:r w:rsidRPr="00781FAB">
        <w:rPr>
          <w:rFonts w:cstheme="minorHAnsi"/>
          <w:sz w:val="24"/>
          <w:szCs w:val="24"/>
        </w:rPr>
        <w:t xml:space="preserve">        System.out.println("");</w:t>
      </w:r>
    </w:p>
    <w:p w14:paraId="3E635D04" w14:textId="77777777" w:rsidR="00F61B6F" w:rsidRPr="00781FAB" w:rsidRDefault="00F61B6F" w:rsidP="00F61B6F">
      <w:pPr>
        <w:rPr>
          <w:rFonts w:cstheme="minorHAnsi"/>
          <w:sz w:val="24"/>
          <w:szCs w:val="24"/>
        </w:rPr>
      </w:pPr>
      <w:r w:rsidRPr="00781FAB">
        <w:rPr>
          <w:rFonts w:cstheme="minorHAnsi"/>
          <w:sz w:val="24"/>
          <w:szCs w:val="24"/>
        </w:rPr>
        <w:t xml:space="preserve">        for(int i=1;i&lt;=5;i++)</w:t>
      </w:r>
    </w:p>
    <w:p w14:paraId="04F43D92" w14:textId="77777777" w:rsidR="00F61B6F" w:rsidRPr="00781FAB" w:rsidRDefault="00F61B6F" w:rsidP="00F61B6F">
      <w:pPr>
        <w:rPr>
          <w:rFonts w:cstheme="minorHAnsi"/>
          <w:sz w:val="24"/>
          <w:szCs w:val="24"/>
        </w:rPr>
      </w:pPr>
      <w:r w:rsidRPr="00781FAB">
        <w:rPr>
          <w:rFonts w:cstheme="minorHAnsi"/>
          <w:sz w:val="24"/>
          <w:szCs w:val="24"/>
        </w:rPr>
        <w:lastRenderedPageBreak/>
        <w:t xml:space="preserve">        {</w:t>
      </w:r>
    </w:p>
    <w:p w14:paraId="28EAB8B9" w14:textId="77777777" w:rsidR="00F61B6F" w:rsidRPr="00781FAB" w:rsidRDefault="00F61B6F" w:rsidP="00F61B6F">
      <w:pPr>
        <w:rPr>
          <w:rFonts w:cstheme="minorHAnsi"/>
          <w:sz w:val="24"/>
          <w:szCs w:val="24"/>
        </w:rPr>
      </w:pPr>
      <w:r w:rsidRPr="00781FAB">
        <w:rPr>
          <w:rFonts w:cstheme="minorHAnsi"/>
          <w:sz w:val="24"/>
          <w:szCs w:val="24"/>
        </w:rPr>
        <w:t xml:space="preserve">            System.out.println("Operation " + i);</w:t>
      </w:r>
    </w:p>
    <w:p w14:paraId="4FBD4AE7" w14:textId="77777777" w:rsidR="00F61B6F" w:rsidRPr="00781FAB" w:rsidRDefault="00F61B6F" w:rsidP="00F61B6F">
      <w:pPr>
        <w:rPr>
          <w:rFonts w:cstheme="minorHAnsi"/>
          <w:sz w:val="24"/>
          <w:szCs w:val="24"/>
        </w:rPr>
      </w:pPr>
      <w:r w:rsidRPr="00781FAB">
        <w:rPr>
          <w:rFonts w:cstheme="minorHAnsi"/>
          <w:sz w:val="24"/>
          <w:szCs w:val="24"/>
        </w:rPr>
        <w:t xml:space="preserve">            System.out.println( a *i);</w:t>
      </w:r>
    </w:p>
    <w:p w14:paraId="2BEF5483" w14:textId="77777777" w:rsidR="00F61B6F" w:rsidRPr="00781FAB" w:rsidRDefault="00F61B6F" w:rsidP="00F61B6F">
      <w:pPr>
        <w:rPr>
          <w:rFonts w:cstheme="minorHAnsi"/>
          <w:sz w:val="24"/>
          <w:szCs w:val="24"/>
        </w:rPr>
      </w:pPr>
      <w:r w:rsidRPr="00781FAB">
        <w:rPr>
          <w:rFonts w:cstheme="minorHAnsi"/>
          <w:sz w:val="24"/>
          <w:szCs w:val="24"/>
        </w:rPr>
        <w:t xml:space="preserve">              try{  </w:t>
      </w:r>
    </w:p>
    <w:p w14:paraId="178A0234" w14:textId="77777777" w:rsidR="00F61B6F" w:rsidRPr="00781FAB" w:rsidRDefault="00F61B6F" w:rsidP="00F61B6F">
      <w:pPr>
        <w:rPr>
          <w:rFonts w:cstheme="minorHAnsi"/>
          <w:sz w:val="24"/>
          <w:szCs w:val="24"/>
        </w:rPr>
      </w:pPr>
      <w:r w:rsidRPr="00781FAB">
        <w:rPr>
          <w:rFonts w:cstheme="minorHAnsi"/>
          <w:sz w:val="24"/>
          <w:szCs w:val="24"/>
        </w:rPr>
        <w:t xml:space="preserve">      Thread.sleep(400);  </w:t>
      </w:r>
    </w:p>
    <w:p w14:paraId="24834BDA" w14:textId="77777777" w:rsidR="00F61B6F" w:rsidRPr="00781FAB" w:rsidRDefault="00F61B6F" w:rsidP="00F61B6F">
      <w:pPr>
        <w:rPr>
          <w:rFonts w:cstheme="minorHAnsi"/>
          <w:sz w:val="24"/>
          <w:szCs w:val="24"/>
        </w:rPr>
      </w:pPr>
      <w:r w:rsidRPr="00781FAB">
        <w:rPr>
          <w:rFonts w:cstheme="minorHAnsi"/>
          <w:sz w:val="24"/>
          <w:szCs w:val="24"/>
        </w:rPr>
        <w:t xml:space="preserve">     }catch(Exception e){System.out.println(e);}  </w:t>
      </w:r>
    </w:p>
    <w:p w14:paraId="5C019E32"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51EC040"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7C23A28" w14:textId="77777777" w:rsidR="00F61B6F" w:rsidRPr="00781FAB" w:rsidRDefault="00563C70" w:rsidP="00F61B6F">
      <w:pPr>
        <w:rPr>
          <w:rFonts w:cstheme="minorHAnsi"/>
          <w:sz w:val="24"/>
          <w:szCs w:val="24"/>
        </w:rPr>
      </w:pPr>
      <w:r w:rsidRPr="00781FAB">
        <w:rPr>
          <w:rFonts w:cstheme="minorHAnsi"/>
          <w:sz w:val="24"/>
          <w:szCs w:val="24"/>
        </w:rPr>
        <w:t>}</w:t>
      </w:r>
    </w:p>
    <w:p w14:paraId="013DE162" w14:textId="77777777" w:rsidR="00F61B6F" w:rsidRPr="00781FAB" w:rsidRDefault="00F61B6F" w:rsidP="00F61B6F">
      <w:pPr>
        <w:rPr>
          <w:rFonts w:cstheme="minorHAnsi"/>
          <w:sz w:val="24"/>
          <w:szCs w:val="24"/>
        </w:rPr>
      </w:pPr>
    </w:p>
    <w:p w14:paraId="3DFC1FB4" w14:textId="77777777" w:rsidR="00F61B6F" w:rsidRPr="00781FAB" w:rsidRDefault="00F61B6F" w:rsidP="00F61B6F">
      <w:pPr>
        <w:rPr>
          <w:rFonts w:cstheme="minorHAnsi"/>
          <w:sz w:val="24"/>
          <w:szCs w:val="24"/>
        </w:rPr>
      </w:pPr>
      <w:r w:rsidRPr="00781FAB">
        <w:rPr>
          <w:rFonts w:cstheme="minorHAnsi"/>
          <w:sz w:val="24"/>
          <w:szCs w:val="24"/>
        </w:rPr>
        <w:t>class Favourite1 extends Thread             /* Thread1 */</w:t>
      </w:r>
    </w:p>
    <w:p w14:paraId="0C591197" w14:textId="77777777" w:rsidR="00F61B6F" w:rsidRPr="00781FAB" w:rsidRDefault="00563C70" w:rsidP="00F61B6F">
      <w:pPr>
        <w:rPr>
          <w:rFonts w:cstheme="minorHAnsi"/>
          <w:sz w:val="24"/>
          <w:szCs w:val="24"/>
        </w:rPr>
      </w:pPr>
      <w:r w:rsidRPr="00781FAB">
        <w:rPr>
          <w:rFonts w:cstheme="minorHAnsi"/>
          <w:sz w:val="24"/>
          <w:szCs w:val="24"/>
        </w:rPr>
        <w:t>{</w:t>
      </w:r>
    </w:p>
    <w:p w14:paraId="50047A96" w14:textId="77777777" w:rsidR="00F61B6F" w:rsidRPr="00781FAB" w:rsidRDefault="00563C70" w:rsidP="00F61B6F">
      <w:pPr>
        <w:rPr>
          <w:rFonts w:cstheme="minorHAnsi"/>
          <w:sz w:val="24"/>
          <w:szCs w:val="24"/>
        </w:rPr>
      </w:pPr>
      <w:r w:rsidRPr="00781FAB">
        <w:rPr>
          <w:rFonts w:cstheme="minorHAnsi"/>
          <w:sz w:val="24"/>
          <w:szCs w:val="24"/>
        </w:rPr>
        <w:t xml:space="preserve">     Operation t;  </w:t>
      </w:r>
    </w:p>
    <w:p w14:paraId="56DFB730" w14:textId="77777777" w:rsidR="00F61B6F" w:rsidRPr="00781FAB" w:rsidRDefault="00F61B6F" w:rsidP="00F61B6F">
      <w:pPr>
        <w:rPr>
          <w:rFonts w:cstheme="minorHAnsi"/>
          <w:sz w:val="24"/>
          <w:szCs w:val="24"/>
        </w:rPr>
      </w:pPr>
      <w:r w:rsidRPr="00781FAB">
        <w:rPr>
          <w:rFonts w:cstheme="minorHAnsi"/>
          <w:sz w:val="24"/>
          <w:szCs w:val="24"/>
        </w:rPr>
        <w:t xml:space="preserve">Favourite1(Operation t){  </w:t>
      </w:r>
    </w:p>
    <w:p w14:paraId="5F839F73" w14:textId="77777777" w:rsidR="00F61B6F" w:rsidRPr="00781FAB" w:rsidRDefault="00F61B6F" w:rsidP="00F61B6F">
      <w:pPr>
        <w:rPr>
          <w:rFonts w:cstheme="minorHAnsi"/>
          <w:sz w:val="24"/>
          <w:szCs w:val="24"/>
        </w:rPr>
      </w:pPr>
      <w:r w:rsidRPr="00781FAB">
        <w:rPr>
          <w:rFonts w:cstheme="minorHAnsi"/>
          <w:sz w:val="24"/>
          <w:szCs w:val="24"/>
        </w:rPr>
        <w:t xml:space="preserve">this.t=t; </w:t>
      </w:r>
    </w:p>
    <w:p w14:paraId="5788F803" w14:textId="77777777" w:rsidR="00F61B6F" w:rsidRPr="00781FAB" w:rsidRDefault="00563C70" w:rsidP="00F61B6F">
      <w:pPr>
        <w:rPr>
          <w:rFonts w:cstheme="minorHAnsi"/>
          <w:sz w:val="24"/>
          <w:szCs w:val="24"/>
        </w:rPr>
      </w:pPr>
      <w:r w:rsidRPr="00781FAB">
        <w:rPr>
          <w:rFonts w:cstheme="minorHAnsi"/>
          <w:sz w:val="24"/>
          <w:szCs w:val="24"/>
        </w:rPr>
        <w:t>}</w:t>
      </w:r>
    </w:p>
    <w:p w14:paraId="3C9F60E2" w14:textId="77777777" w:rsidR="00F61B6F" w:rsidRPr="00781FAB" w:rsidRDefault="00F61B6F" w:rsidP="00F61B6F">
      <w:pPr>
        <w:rPr>
          <w:rFonts w:cstheme="minorHAnsi"/>
          <w:sz w:val="24"/>
          <w:szCs w:val="24"/>
        </w:rPr>
      </w:pPr>
      <w:r w:rsidRPr="00781FAB">
        <w:rPr>
          <w:rFonts w:cstheme="minorHAnsi"/>
          <w:sz w:val="24"/>
          <w:szCs w:val="24"/>
        </w:rPr>
        <w:t xml:space="preserve">  public void run()</w:t>
      </w:r>
    </w:p>
    <w:p w14:paraId="4954971E"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D362BA5" w14:textId="77777777" w:rsidR="00F61B6F" w:rsidRPr="00781FAB" w:rsidRDefault="00F61B6F" w:rsidP="00F61B6F">
      <w:pPr>
        <w:rPr>
          <w:rFonts w:cstheme="minorHAnsi"/>
          <w:sz w:val="24"/>
          <w:szCs w:val="24"/>
        </w:rPr>
      </w:pPr>
      <w:r w:rsidRPr="00781FAB">
        <w:rPr>
          <w:rFonts w:cstheme="minorHAnsi"/>
          <w:sz w:val="24"/>
          <w:szCs w:val="24"/>
        </w:rPr>
        <w:t xml:space="preserve">    t.multiplication(5); </w:t>
      </w:r>
    </w:p>
    <w:p w14:paraId="3235394D"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3EE40914" w14:textId="77777777" w:rsidR="00F61B6F" w:rsidRPr="00781FAB" w:rsidRDefault="00F61B6F" w:rsidP="00F61B6F">
      <w:pPr>
        <w:rPr>
          <w:rFonts w:cstheme="minorHAnsi"/>
          <w:sz w:val="24"/>
          <w:szCs w:val="24"/>
        </w:rPr>
      </w:pPr>
      <w:r w:rsidRPr="00781FAB">
        <w:rPr>
          <w:rFonts w:cstheme="minorHAnsi"/>
          <w:sz w:val="24"/>
          <w:szCs w:val="24"/>
        </w:rPr>
        <w:t>}</w:t>
      </w:r>
    </w:p>
    <w:p w14:paraId="4D3D1064" w14:textId="77777777" w:rsidR="00F61B6F" w:rsidRPr="00781FAB" w:rsidRDefault="00F61B6F" w:rsidP="00F61B6F">
      <w:pPr>
        <w:rPr>
          <w:rFonts w:cstheme="minorHAnsi"/>
          <w:sz w:val="24"/>
          <w:szCs w:val="24"/>
        </w:rPr>
      </w:pPr>
    </w:p>
    <w:p w14:paraId="3AAABB26" w14:textId="77777777" w:rsidR="00F61B6F" w:rsidRPr="00781FAB" w:rsidRDefault="00F61B6F" w:rsidP="00F61B6F">
      <w:pPr>
        <w:rPr>
          <w:rFonts w:cstheme="minorHAnsi"/>
          <w:sz w:val="24"/>
          <w:szCs w:val="24"/>
        </w:rPr>
      </w:pPr>
      <w:r w:rsidRPr="00781FAB">
        <w:rPr>
          <w:rFonts w:cstheme="minorHAnsi"/>
          <w:sz w:val="24"/>
          <w:szCs w:val="24"/>
        </w:rPr>
        <w:t>class Favourite2 extends Thread               /* Thread 2   */</w:t>
      </w:r>
    </w:p>
    <w:p w14:paraId="42DA6D15" w14:textId="77777777" w:rsidR="00F61B6F" w:rsidRPr="00781FAB" w:rsidRDefault="00563C70" w:rsidP="00F61B6F">
      <w:pPr>
        <w:rPr>
          <w:rFonts w:cstheme="minorHAnsi"/>
          <w:sz w:val="24"/>
          <w:szCs w:val="24"/>
        </w:rPr>
      </w:pPr>
      <w:r w:rsidRPr="00781FAB">
        <w:rPr>
          <w:rFonts w:cstheme="minorHAnsi"/>
          <w:sz w:val="24"/>
          <w:szCs w:val="24"/>
        </w:rPr>
        <w:t>{</w:t>
      </w:r>
    </w:p>
    <w:p w14:paraId="50979505" w14:textId="77777777" w:rsidR="00F61B6F" w:rsidRPr="00781FAB" w:rsidRDefault="00563C70" w:rsidP="00F61B6F">
      <w:pPr>
        <w:rPr>
          <w:rFonts w:cstheme="minorHAnsi"/>
          <w:sz w:val="24"/>
          <w:szCs w:val="24"/>
        </w:rPr>
      </w:pPr>
      <w:r w:rsidRPr="00781FAB">
        <w:rPr>
          <w:rFonts w:cstheme="minorHAnsi"/>
          <w:sz w:val="24"/>
          <w:szCs w:val="24"/>
        </w:rPr>
        <w:t xml:space="preserve">    Operation t; </w:t>
      </w:r>
    </w:p>
    <w:p w14:paraId="623CCB36" w14:textId="77777777" w:rsidR="00F61B6F" w:rsidRPr="00781FAB" w:rsidRDefault="00F61B6F" w:rsidP="00F61B6F">
      <w:pPr>
        <w:rPr>
          <w:rFonts w:cstheme="minorHAnsi"/>
          <w:sz w:val="24"/>
          <w:szCs w:val="24"/>
        </w:rPr>
      </w:pPr>
      <w:r w:rsidRPr="00781FAB">
        <w:rPr>
          <w:rFonts w:cstheme="minorHAnsi"/>
          <w:sz w:val="24"/>
          <w:szCs w:val="24"/>
        </w:rPr>
        <w:t xml:space="preserve">Favourite2(Operation t){  </w:t>
      </w:r>
    </w:p>
    <w:p w14:paraId="514CD41F" w14:textId="77777777" w:rsidR="00F61B6F" w:rsidRPr="00781FAB" w:rsidRDefault="00F61B6F" w:rsidP="00F61B6F">
      <w:pPr>
        <w:rPr>
          <w:rFonts w:cstheme="minorHAnsi"/>
          <w:sz w:val="24"/>
          <w:szCs w:val="24"/>
        </w:rPr>
      </w:pPr>
      <w:r w:rsidRPr="00781FAB">
        <w:rPr>
          <w:rFonts w:cstheme="minorHAnsi"/>
          <w:sz w:val="24"/>
          <w:szCs w:val="24"/>
        </w:rPr>
        <w:t xml:space="preserve">this.t=t;  </w:t>
      </w:r>
    </w:p>
    <w:p w14:paraId="0B728C9F" w14:textId="77777777" w:rsidR="00F61B6F" w:rsidRPr="00781FAB" w:rsidRDefault="00563C70" w:rsidP="00F61B6F">
      <w:pPr>
        <w:rPr>
          <w:rFonts w:cstheme="minorHAnsi"/>
          <w:sz w:val="24"/>
          <w:szCs w:val="24"/>
        </w:rPr>
      </w:pPr>
      <w:r w:rsidRPr="00781FAB">
        <w:rPr>
          <w:rFonts w:cstheme="minorHAnsi"/>
          <w:sz w:val="24"/>
          <w:szCs w:val="24"/>
        </w:rPr>
        <w:t xml:space="preserve">}  </w:t>
      </w:r>
    </w:p>
    <w:p w14:paraId="44895DB1" w14:textId="77777777" w:rsidR="00F61B6F" w:rsidRPr="00781FAB" w:rsidRDefault="00F61B6F" w:rsidP="00F61B6F">
      <w:pPr>
        <w:rPr>
          <w:rFonts w:cstheme="minorHAnsi"/>
          <w:sz w:val="24"/>
          <w:szCs w:val="24"/>
        </w:rPr>
      </w:pPr>
      <w:r w:rsidRPr="00781FAB">
        <w:rPr>
          <w:rFonts w:cstheme="minorHAnsi"/>
          <w:sz w:val="24"/>
          <w:szCs w:val="24"/>
        </w:rPr>
        <w:t xml:space="preserve">   public void run()</w:t>
      </w:r>
    </w:p>
    <w:p w14:paraId="64DC3666" w14:textId="77777777" w:rsidR="00F61B6F" w:rsidRPr="00781FAB" w:rsidRDefault="00F61B6F" w:rsidP="00F61B6F">
      <w:pPr>
        <w:rPr>
          <w:rFonts w:cstheme="minorHAnsi"/>
          <w:sz w:val="24"/>
          <w:szCs w:val="24"/>
        </w:rPr>
      </w:pPr>
      <w:r w:rsidRPr="00781FAB">
        <w:rPr>
          <w:rFonts w:cstheme="minorHAnsi"/>
          <w:sz w:val="24"/>
          <w:szCs w:val="24"/>
        </w:rPr>
        <w:lastRenderedPageBreak/>
        <w:t xml:space="preserve">    {</w:t>
      </w:r>
    </w:p>
    <w:p w14:paraId="6F1FE4DB" w14:textId="77777777" w:rsidR="00F61B6F" w:rsidRPr="00781FAB" w:rsidRDefault="00F61B6F" w:rsidP="00F61B6F">
      <w:pPr>
        <w:rPr>
          <w:rFonts w:cstheme="minorHAnsi"/>
          <w:sz w:val="24"/>
          <w:szCs w:val="24"/>
        </w:rPr>
      </w:pPr>
      <w:r w:rsidRPr="00781FAB">
        <w:rPr>
          <w:rFonts w:cstheme="minorHAnsi"/>
          <w:sz w:val="24"/>
          <w:szCs w:val="24"/>
        </w:rPr>
        <w:t xml:space="preserve">    t.multiplication(10); </w:t>
      </w:r>
    </w:p>
    <w:p w14:paraId="359BA4CA"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2F0D9D58" w14:textId="77777777" w:rsidR="00F61B6F" w:rsidRPr="00781FAB" w:rsidRDefault="00F61B6F" w:rsidP="00F61B6F">
      <w:pPr>
        <w:rPr>
          <w:rFonts w:cstheme="minorHAnsi"/>
          <w:sz w:val="24"/>
          <w:szCs w:val="24"/>
        </w:rPr>
      </w:pPr>
      <w:r w:rsidRPr="00781FAB">
        <w:rPr>
          <w:rFonts w:cstheme="minorHAnsi"/>
          <w:sz w:val="24"/>
          <w:szCs w:val="24"/>
        </w:rPr>
        <w:t>}</w:t>
      </w:r>
    </w:p>
    <w:p w14:paraId="385A0925" w14:textId="77777777" w:rsidR="00F61B6F" w:rsidRPr="00781FAB" w:rsidRDefault="00F61B6F" w:rsidP="00F61B6F">
      <w:pPr>
        <w:rPr>
          <w:rFonts w:cstheme="minorHAnsi"/>
          <w:sz w:val="24"/>
          <w:szCs w:val="24"/>
        </w:rPr>
      </w:pPr>
    </w:p>
    <w:p w14:paraId="711D918D" w14:textId="77777777" w:rsidR="00F61B6F" w:rsidRPr="00781FAB" w:rsidRDefault="00F61B6F" w:rsidP="00F61B6F">
      <w:pPr>
        <w:rPr>
          <w:rFonts w:cstheme="minorHAnsi"/>
          <w:sz w:val="24"/>
          <w:szCs w:val="24"/>
        </w:rPr>
      </w:pPr>
      <w:r w:rsidRPr="00781FAB">
        <w:rPr>
          <w:rFonts w:cstheme="minorHAnsi"/>
          <w:sz w:val="24"/>
          <w:szCs w:val="24"/>
        </w:rPr>
        <w:t>public class Main                                       /* Main block*/</w:t>
      </w:r>
    </w:p>
    <w:p w14:paraId="1665C882" w14:textId="77777777" w:rsidR="00F61B6F" w:rsidRPr="00781FAB" w:rsidRDefault="00F61B6F" w:rsidP="00F61B6F">
      <w:pPr>
        <w:rPr>
          <w:rFonts w:cstheme="minorHAnsi"/>
          <w:sz w:val="24"/>
          <w:szCs w:val="24"/>
        </w:rPr>
      </w:pPr>
      <w:r w:rsidRPr="00781FAB">
        <w:rPr>
          <w:rFonts w:cstheme="minorHAnsi"/>
          <w:sz w:val="24"/>
          <w:szCs w:val="24"/>
        </w:rPr>
        <w:t>{</w:t>
      </w:r>
    </w:p>
    <w:p w14:paraId="59C9E77C" w14:textId="77777777" w:rsidR="00F61B6F" w:rsidRPr="00781FAB" w:rsidRDefault="00F61B6F" w:rsidP="00F61B6F">
      <w:pPr>
        <w:rPr>
          <w:rFonts w:cstheme="minorHAnsi"/>
          <w:sz w:val="24"/>
          <w:szCs w:val="24"/>
        </w:rPr>
      </w:pPr>
      <w:r w:rsidRPr="00781FAB">
        <w:rPr>
          <w:rFonts w:cstheme="minorHAnsi"/>
          <w:sz w:val="24"/>
          <w:szCs w:val="24"/>
        </w:rPr>
        <w:tab/>
        <w:t xml:space="preserve">public static void main(String[] args) </w:t>
      </w:r>
    </w:p>
    <w:p w14:paraId="31C26C18" w14:textId="77777777" w:rsidR="00F61B6F" w:rsidRPr="00781FAB" w:rsidRDefault="00F61B6F" w:rsidP="00F61B6F">
      <w:pPr>
        <w:rPr>
          <w:rFonts w:cstheme="minorHAnsi"/>
          <w:sz w:val="24"/>
          <w:szCs w:val="24"/>
        </w:rPr>
      </w:pPr>
      <w:r w:rsidRPr="00781FAB">
        <w:rPr>
          <w:rFonts w:cstheme="minorHAnsi"/>
          <w:sz w:val="24"/>
          <w:szCs w:val="24"/>
        </w:rPr>
        <w:tab/>
        <w:t>{</w:t>
      </w:r>
    </w:p>
    <w:p w14:paraId="0AB9ABB7" w14:textId="77777777" w:rsidR="00F61B6F" w:rsidRPr="00781FAB" w:rsidRDefault="00F61B6F" w:rsidP="00F61B6F">
      <w:pPr>
        <w:rPr>
          <w:rFonts w:cstheme="minorHAnsi"/>
          <w:sz w:val="24"/>
          <w:szCs w:val="24"/>
        </w:rPr>
      </w:pPr>
      <w:r w:rsidRPr="00781FAB">
        <w:rPr>
          <w:rFonts w:cstheme="minorHAnsi"/>
          <w:sz w:val="24"/>
          <w:szCs w:val="24"/>
        </w:rPr>
        <w:tab/>
        <w:t xml:space="preserve">Operation obj = new Operation();//only one object  </w:t>
      </w:r>
    </w:p>
    <w:p w14:paraId="0FFD3A8A"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Favourite1 t1= new Favourite1(obj);</w:t>
      </w:r>
    </w:p>
    <w:p w14:paraId="00BB764F"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Favourite2 t2= new Favourite2(obj);</w:t>
      </w:r>
    </w:p>
    <w:p w14:paraId="32B674B0"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t1.start();</w:t>
      </w:r>
    </w:p>
    <w:p w14:paraId="1CA7626D"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t2.start();</w:t>
      </w:r>
    </w:p>
    <w:p w14:paraId="5C77B072" w14:textId="77777777" w:rsidR="00F61B6F" w:rsidRPr="00781FAB" w:rsidRDefault="00F61B6F" w:rsidP="00F61B6F">
      <w:pPr>
        <w:rPr>
          <w:rFonts w:cstheme="minorHAnsi"/>
          <w:sz w:val="24"/>
          <w:szCs w:val="24"/>
        </w:rPr>
      </w:pPr>
      <w:r w:rsidRPr="00781FAB">
        <w:rPr>
          <w:rFonts w:cstheme="minorHAnsi"/>
          <w:sz w:val="24"/>
          <w:szCs w:val="24"/>
        </w:rPr>
        <w:tab/>
        <w:t>}</w:t>
      </w:r>
    </w:p>
    <w:p w14:paraId="76B8FA7D" w14:textId="77777777" w:rsidR="00F61B6F" w:rsidRPr="00781FAB" w:rsidRDefault="00F61B6F" w:rsidP="00F61B6F">
      <w:pPr>
        <w:rPr>
          <w:rFonts w:cstheme="minorHAnsi"/>
          <w:sz w:val="24"/>
          <w:szCs w:val="24"/>
        </w:rPr>
      </w:pPr>
      <w:r w:rsidRPr="00781FAB">
        <w:rPr>
          <w:rFonts w:cstheme="minorHAnsi"/>
          <w:sz w:val="24"/>
          <w:szCs w:val="24"/>
        </w:rPr>
        <w:t>}</w:t>
      </w:r>
    </w:p>
    <w:p w14:paraId="316E7350" w14:textId="46E976CD" w:rsidR="00A2748B" w:rsidRPr="00781FAB" w:rsidRDefault="00A2748B">
      <w:pPr>
        <w:jc w:val="both"/>
        <w:rPr>
          <w:rFonts w:cstheme="minorHAnsi"/>
          <w:sz w:val="24"/>
          <w:szCs w:val="24"/>
        </w:rPr>
        <w:pPrChange w:id="640" w:author="Microsoft" w:date="2020-04-16T16:19:00Z">
          <w:pPr/>
        </w:pPrChange>
      </w:pPr>
      <w:r w:rsidRPr="00781FAB">
        <w:rPr>
          <w:rFonts w:cstheme="minorHAnsi"/>
          <w:sz w:val="24"/>
          <w:szCs w:val="24"/>
        </w:rPr>
        <w:t>Figure 9 shows the output after the synchronization method has been added to the program. Which has make the output in a well organised way.</w:t>
      </w:r>
      <w:ins w:id="641" w:author="Microsoft" w:date="2020-04-11T16:49:00Z">
        <w:r w:rsidR="00B21FFA" w:rsidRPr="00781FAB">
          <w:rPr>
            <w:rFonts w:cstheme="minorHAnsi"/>
            <w:sz w:val="24"/>
            <w:szCs w:val="24"/>
          </w:rPr>
          <w:t xml:space="preserve"> </w:t>
        </w:r>
      </w:ins>
      <w:ins w:id="642" w:author="Microsoft" w:date="2020-04-11T16:50:00Z">
        <w:r w:rsidR="00B21FFA" w:rsidRPr="00781FAB">
          <w:rPr>
            <w:rFonts w:cstheme="minorHAnsi"/>
            <w:sz w:val="24"/>
            <w:szCs w:val="24"/>
          </w:rPr>
          <w:t>The favourite2 (i.e the threa</w:t>
        </w:r>
      </w:ins>
      <w:ins w:id="643" w:author="Microsoft" w:date="2020-04-11T16:51:00Z">
        <w:r w:rsidR="00B21FFA" w:rsidRPr="00781FAB">
          <w:rPr>
            <w:rFonts w:cstheme="minorHAnsi"/>
            <w:sz w:val="24"/>
            <w:szCs w:val="24"/>
          </w:rPr>
          <w:t>d 2</w:t>
        </w:r>
      </w:ins>
      <w:ins w:id="644" w:author="Microsoft" w:date="2020-04-11T16:50:00Z">
        <w:r w:rsidR="00B21FFA" w:rsidRPr="00781FAB">
          <w:rPr>
            <w:rFonts w:cstheme="minorHAnsi"/>
            <w:sz w:val="24"/>
            <w:szCs w:val="24"/>
          </w:rPr>
          <w:t>)</w:t>
        </w:r>
      </w:ins>
      <w:ins w:id="645" w:author="Microsoft" w:date="2020-04-11T16:51:00Z">
        <w:r w:rsidR="00B21FFA" w:rsidRPr="00781FAB">
          <w:rPr>
            <w:rFonts w:cstheme="minorHAnsi"/>
            <w:sz w:val="24"/>
            <w:szCs w:val="24"/>
          </w:rPr>
          <w:t xml:space="preserve"> takes the control and executes first then </w:t>
        </w:r>
      </w:ins>
      <w:ins w:id="646" w:author="Microsoft" w:date="2020-04-11T16:52:00Z">
        <w:r w:rsidR="00B21FFA" w:rsidRPr="00781FAB">
          <w:rPr>
            <w:rFonts w:cstheme="minorHAnsi"/>
            <w:sz w:val="24"/>
            <w:szCs w:val="24"/>
          </w:rPr>
          <w:t>the first thread favourite 1 does</w:t>
        </w:r>
      </w:ins>
      <w:ins w:id="647" w:author="Microsoft" w:date="2020-04-11T16:53:00Z">
        <w:r w:rsidR="00B21FFA" w:rsidRPr="00781FAB">
          <w:rPr>
            <w:rFonts w:cstheme="minorHAnsi"/>
            <w:sz w:val="24"/>
            <w:szCs w:val="24"/>
          </w:rPr>
          <w:t xml:space="preserve"> the execution. This execution is </w:t>
        </w:r>
      </w:ins>
      <w:ins w:id="648" w:author="Microsoft" w:date="2020-04-11T16:55:00Z">
        <w:r w:rsidR="00A74248" w:rsidRPr="00781FAB">
          <w:rPr>
            <w:rFonts w:cstheme="minorHAnsi"/>
            <w:sz w:val="24"/>
            <w:szCs w:val="24"/>
          </w:rPr>
          <w:t>un</w:t>
        </w:r>
      </w:ins>
      <w:ins w:id="649" w:author="Microsoft" w:date="2020-04-11T16:54:00Z">
        <w:r w:rsidR="00B21FFA" w:rsidRPr="00781FAB">
          <w:rPr>
            <w:rFonts w:cstheme="minorHAnsi"/>
            <w:sz w:val="24"/>
            <w:szCs w:val="24"/>
          </w:rPr>
          <w:t>predictable it can be either way (i.e) thread1 first and thread2 second or thread2 first and thread1 second. Since the kernel schedules this so,</w:t>
        </w:r>
      </w:ins>
      <w:ins w:id="650" w:author="Microsoft" w:date="2020-04-11T16:55:00Z">
        <w:r w:rsidR="00B21FFA" w:rsidRPr="00781FAB">
          <w:rPr>
            <w:rFonts w:cstheme="minorHAnsi"/>
            <w:sz w:val="24"/>
            <w:szCs w:val="24"/>
          </w:rPr>
          <w:t xml:space="preserve"> it’s unpredictable.</w:t>
        </w:r>
      </w:ins>
    </w:p>
    <w:p w14:paraId="754A9F19" w14:textId="77777777" w:rsidR="00A2748B" w:rsidRPr="007F0C28" w:rsidRDefault="00A2748B" w:rsidP="00A2748B">
      <w:pPr>
        <w:keepNext/>
        <w:jc w:val="center"/>
        <w:rPr>
          <w:rFonts w:cstheme="minorHAnsi"/>
        </w:rPr>
      </w:pPr>
      <w:r w:rsidRPr="007F0C28">
        <w:rPr>
          <w:rFonts w:cstheme="minorHAnsi"/>
          <w:noProof/>
        </w:rPr>
        <w:lastRenderedPageBreak/>
        <w:drawing>
          <wp:inline distT="0" distB="0" distL="0" distR="0" wp14:anchorId="0FE0F036" wp14:editId="436BF3D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AC67685" w14:textId="77777777" w:rsidR="00A2748B" w:rsidRPr="00781FAB" w:rsidRDefault="00A2748B" w:rsidP="00A2748B">
      <w:pPr>
        <w:pStyle w:val="Caption"/>
        <w:jc w:val="center"/>
        <w:rPr>
          <w:rFonts w:cstheme="minorHAnsi"/>
          <w:i w:val="0"/>
          <w:sz w:val="24"/>
          <w:szCs w:val="24"/>
          <w:rPrChange w:id="651" w:author="Microsoft" w:date="2020-04-15T17:12:00Z">
            <w:rPr>
              <w:rFonts w:cstheme="minorHAnsi"/>
              <w:sz w:val="24"/>
              <w:szCs w:val="24"/>
            </w:rPr>
          </w:rPrChange>
        </w:rPr>
      </w:pPr>
      <w:r w:rsidRPr="00781FAB">
        <w:rPr>
          <w:rFonts w:cstheme="minorHAnsi"/>
          <w:i w:val="0"/>
          <w:rPrChange w:id="652" w:author="Microsoft" w:date="2020-04-15T17:12:00Z">
            <w:rPr>
              <w:rFonts w:cstheme="minorHAnsi"/>
            </w:rPr>
          </w:rPrChange>
        </w:rPr>
        <w:t xml:space="preserve">Figure </w:t>
      </w:r>
      <w:r w:rsidRPr="00781FAB">
        <w:rPr>
          <w:rFonts w:cstheme="minorHAnsi"/>
          <w:i w:val="0"/>
          <w:rPrChange w:id="653" w:author="Microsoft" w:date="2020-04-15T17:12:00Z">
            <w:rPr>
              <w:rFonts w:cstheme="minorHAnsi"/>
            </w:rPr>
          </w:rPrChange>
        </w:rPr>
        <w:fldChar w:fldCharType="begin"/>
      </w:r>
      <w:r w:rsidRPr="00781FAB">
        <w:rPr>
          <w:rFonts w:cstheme="minorHAnsi"/>
          <w:i w:val="0"/>
          <w:rPrChange w:id="654" w:author="Microsoft" w:date="2020-04-15T17:12:00Z">
            <w:rPr>
              <w:rFonts w:cstheme="minorHAnsi"/>
            </w:rPr>
          </w:rPrChange>
        </w:rPr>
        <w:instrText xml:space="preserve"> SEQ Figure \* ARABIC </w:instrText>
      </w:r>
      <w:r w:rsidRPr="00781FAB">
        <w:rPr>
          <w:rFonts w:cstheme="minorHAnsi"/>
          <w:i w:val="0"/>
          <w:rPrChange w:id="655" w:author="Microsoft" w:date="2020-04-15T17:12:00Z">
            <w:rPr>
              <w:rFonts w:cstheme="minorHAnsi"/>
            </w:rPr>
          </w:rPrChange>
        </w:rPr>
        <w:fldChar w:fldCharType="separate"/>
      </w:r>
      <w:ins w:id="656" w:author="Microsoft" w:date="2020-04-15T17:35:00Z">
        <w:r w:rsidR="007F0C28">
          <w:rPr>
            <w:rFonts w:cstheme="minorHAnsi"/>
            <w:i w:val="0"/>
            <w:noProof/>
          </w:rPr>
          <w:t>10</w:t>
        </w:r>
      </w:ins>
      <w:del w:id="657" w:author="Microsoft" w:date="2020-04-11T14:17:00Z">
        <w:r w:rsidR="00B719C4" w:rsidRPr="00781FAB" w:rsidDel="0038259E">
          <w:rPr>
            <w:rFonts w:cstheme="minorHAnsi"/>
            <w:i w:val="0"/>
            <w:noProof/>
            <w:rPrChange w:id="658" w:author="Microsoft" w:date="2020-04-15T17:12:00Z">
              <w:rPr>
                <w:rFonts w:cstheme="minorHAnsi"/>
                <w:noProof/>
              </w:rPr>
            </w:rPrChange>
          </w:rPr>
          <w:delText>9</w:delText>
        </w:r>
      </w:del>
      <w:r w:rsidRPr="00781FAB">
        <w:rPr>
          <w:rFonts w:cstheme="minorHAnsi"/>
          <w:i w:val="0"/>
          <w:rPrChange w:id="659" w:author="Microsoft" w:date="2020-04-15T17:12:00Z">
            <w:rPr>
              <w:rFonts w:cstheme="minorHAnsi"/>
            </w:rPr>
          </w:rPrChange>
        </w:rPr>
        <w:fldChar w:fldCharType="end"/>
      </w:r>
      <w:r w:rsidRPr="00781FAB">
        <w:rPr>
          <w:rFonts w:cstheme="minorHAnsi"/>
          <w:i w:val="0"/>
          <w:rPrChange w:id="660" w:author="Microsoft" w:date="2020-04-15T17:12:00Z">
            <w:rPr>
              <w:rFonts w:cstheme="minorHAnsi"/>
            </w:rPr>
          </w:rPrChange>
        </w:rPr>
        <w:t>: Synchronization method</w:t>
      </w:r>
    </w:p>
    <w:p w14:paraId="3ABDB0A5" w14:textId="773B84C2" w:rsidR="00F61B6F" w:rsidRPr="00FC394D" w:rsidRDefault="00906406">
      <w:pPr>
        <w:jc w:val="both"/>
        <w:rPr>
          <w:rFonts w:cstheme="minorHAnsi"/>
          <w:b/>
          <w:sz w:val="24"/>
          <w:szCs w:val="24"/>
        </w:rPr>
        <w:pPrChange w:id="661" w:author="Microsoft" w:date="2020-04-16T16:19:00Z">
          <w:pPr/>
        </w:pPrChange>
      </w:pPr>
      <w:r w:rsidRPr="00781FAB">
        <w:rPr>
          <w:rFonts w:cstheme="minorHAnsi"/>
          <w:sz w:val="24"/>
          <w:szCs w:val="24"/>
        </w:rPr>
        <w:t>The above problem of figure 8 problem can be solved by adding “</w:t>
      </w:r>
      <w:r w:rsidRPr="0026078C">
        <w:rPr>
          <w:rFonts w:cstheme="minorHAnsi"/>
          <w:b/>
          <w:sz w:val="24"/>
          <w:szCs w:val="24"/>
        </w:rPr>
        <w:t xml:space="preserve">synchronization block”, </w:t>
      </w:r>
      <w:r w:rsidRPr="00D55598">
        <w:rPr>
          <w:rFonts w:cstheme="minorHAnsi"/>
          <w:sz w:val="24"/>
          <w:szCs w:val="24"/>
        </w:rPr>
        <w:t>Just a single change was made in the program synchronized (this) was added</w:t>
      </w:r>
      <w:r w:rsidRPr="00D55598">
        <w:rPr>
          <w:rFonts w:cstheme="minorHAnsi"/>
          <w:b/>
          <w:sz w:val="24"/>
          <w:szCs w:val="24"/>
        </w:rPr>
        <w:t xml:space="preserve"> </w:t>
      </w:r>
    </w:p>
    <w:p w14:paraId="1A2E8C1A" w14:textId="77777777" w:rsidR="00906406" w:rsidRPr="00FC394D" w:rsidRDefault="00906406" w:rsidP="00906406">
      <w:pPr>
        <w:rPr>
          <w:rFonts w:cstheme="minorHAnsi"/>
          <w:sz w:val="24"/>
          <w:szCs w:val="24"/>
        </w:rPr>
      </w:pPr>
      <w:r w:rsidRPr="00FC394D">
        <w:rPr>
          <w:rFonts w:cstheme="minorHAnsi"/>
          <w:sz w:val="24"/>
          <w:szCs w:val="24"/>
        </w:rPr>
        <w:t>class Operation                /* Critical section */</w:t>
      </w:r>
    </w:p>
    <w:p w14:paraId="06C172FA" w14:textId="77777777" w:rsidR="00906406" w:rsidRPr="006274E9" w:rsidRDefault="00906406" w:rsidP="00906406">
      <w:pPr>
        <w:rPr>
          <w:rFonts w:cstheme="minorHAnsi"/>
          <w:sz w:val="24"/>
          <w:szCs w:val="24"/>
        </w:rPr>
      </w:pPr>
      <w:r w:rsidRPr="006274E9">
        <w:rPr>
          <w:rFonts w:cstheme="minorHAnsi"/>
          <w:sz w:val="24"/>
          <w:szCs w:val="24"/>
        </w:rPr>
        <w:t>{</w:t>
      </w:r>
    </w:p>
    <w:p w14:paraId="466496C5" w14:textId="77777777" w:rsidR="00906406" w:rsidRPr="00D604D6" w:rsidRDefault="00906406" w:rsidP="00906406">
      <w:pPr>
        <w:rPr>
          <w:rFonts w:cstheme="minorHAnsi"/>
          <w:sz w:val="24"/>
          <w:szCs w:val="24"/>
        </w:rPr>
      </w:pPr>
      <w:r w:rsidRPr="00D604D6">
        <w:rPr>
          <w:rFonts w:cstheme="minorHAnsi"/>
          <w:sz w:val="24"/>
          <w:szCs w:val="24"/>
        </w:rPr>
        <w:t xml:space="preserve">   void multiplication (int a)          </w:t>
      </w:r>
    </w:p>
    <w:p w14:paraId="1BF8D504" w14:textId="77777777" w:rsidR="00906406" w:rsidRPr="00D604D6" w:rsidRDefault="00906406" w:rsidP="00906406">
      <w:pPr>
        <w:rPr>
          <w:rFonts w:cstheme="minorHAnsi"/>
          <w:sz w:val="24"/>
          <w:szCs w:val="24"/>
        </w:rPr>
      </w:pPr>
      <w:r w:rsidRPr="00D604D6">
        <w:rPr>
          <w:rFonts w:cstheme="minorHAnsi"/>
          <w:sz w:val="24"/>
          <w:szCs w:val="24"/>
        </w:rPr>
        <w:t xml:space="preserve">    {</w:t>
      </w:r>
    </w:p>
    <w:p w14:paraId="3410BEF0" w14:textId="77777777" w:rsidR="00906406" w:rsidRPr="007C6B36" w:rsidRDefault="00906406" w:rsidP="00906406">
      <w:pPr>
        <w:rPr>
          <w:rFonts w:cstheme="minorHAnsi"/>
          <w:sz w:val="24"/>
          <w:szCs w:val="24"/>
        </w:rPr>
      </w:pPr>
      <w:r w:rsidRPr="00C171EF">
        <w:rPr>
          <w:rFonts w:cstheme="minorHAnsi"/>
          <w:sz w:val="24"/>
          <w:szCs w:val="24"/>
        </w:rPr>
        <w:t xml:space="preserve"> </w:t>
      </w:r>
      <w:r w:rsidRPr="007C6B36">
        <w:rPr>
          <w:rFonts w:cstheme="minorHAnsi"/>
          <w:sz w:val="24"/>
          <w:szCs w:val="24"/>
        </w:rPr>
        <w:t xml:space="preserve">         synchronized (this)                 /* Synchronization method */</w:t>
      </w:r>
    </w:p>
    <w:p w14:paraId="0179D7C8"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A57B7EC" w14:textId="77777777" w:rsidR="00906406" w:rsidRPr="00781FAB" w:rsidRDefault="00906406" w:rsidP="00906406">
      <w:pPr>
        <w:rPr>
          <w:rFonts w:cstheme="minorHAnsi"/>
          <w:sz w:val="24"/>
          <w:szCs w:val="24"/>
        </w:rPr>
      </w:pPr>
      <w:r w:rsidRPr="00781FAB">
        <w:rPr>
          <w:rFonts w:cstheme="minorHAnsi"/>
          <w:sz w:val="24"/>
          <w:szCs w:val="24"/>
        </w:rPr>
        <w:t xml:space="preserve">        System.out.println("");</w:t>
      </w:r>
    </w:p>
    <w:p w14:paraId="5237AF47" w14:textId="77777777" w:rsidR="00906406" w:rsidRPr="00781FAB" w:rsidRDefault="00906406" w:rsidP="00906406">
      <w:pPr>
        <w:rPr>
          <w:rFonts w:cstheme="minorHAnsi"/>
          <w:sz w:val="24"/>
          <w:szCs w:val="24"/>
        </w:rPr>
      </w:pPr>
      <w:r w:rsidRPr="00781FAB">
        <w:rPr>
          <w:rFonts w:cstheme="minorHAnsi"/>
          <w:sz w:val="24"/>
          <w:szCs w:val="24"/>
        </w:rPr>
        <w:t xml:space="preserve">        for(int i=1;i&lt;=5;i++)</w:t>
      </w:r>
    </w:p>
    <w:p w14:paraId="3D4C143B"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2AB0E251" w14:textId="77777777" w:rsidR="00906406" w:rsidRPr="00781FAB" w:rsidRDefault="00906406" w:rsidP="00906406">
      <w:pPr>
        <w:rPr>
          <w:rFonts w:cstheme="minorHAnsi"/>
          <w:sz w:val="24"/>
          <w:szCs w:val="24"/>
        </w:rPr>
      </w:pPr>
      <w:r w:rsidRPr="00781FAB">
        <w:rPr>
          <w:rFonts w:cstheme="minorHAnsi"/>
          <w:sz w:val="24"/>
          <w:szCs w:val="24"/>
        </w:rPr>
        <w:t xml:space="preserve">            System.out.println("Operation " + i);</w:t>
      </w:r>
    </w:p>
    <w:p w14:paraId="5EE710D2" w14:textId="77777777" w:rsidR="00906406" w:rsidRPr="00781FAB" w:rsidRDefault="00906406" w:rsidP="00906406">
      <w:pPr>
        <w:rPr>
          <w:rFonts w:cstheme="minorHAnsi"/>
          <w:sz w:val="24"/>
          <w:szCs w:val="24"/>
        </w:rPr>
      </w:pPr>
      <w:r w:rsidRPr="00781FAB">
        <w:rPr>
          <w:rFonts w:cstheme="minorHAnsi"/>
          <w:sz w:val="24"/>
          <w:szCs w:val="24"/>
        </w:rPr>
        <w:t xml:space="preserve">            System.out.println( a *i);</w:t>
      </w:r>
    </w:p>
    <w:p w14:paraId="617D287F" w14:textId="77777777" w:rsidR="00906406" w:rsidRPr="00781FAB" w:rsidRDefault="00906406" w:rsidP="00906406">
      <w:pPr>
        <w:rPr>
          <w:rFonts w:cstheme="minorHAnsi"/>
          <w:sz w:val="24"/>
          <w:szCs w:val="24"/>
        </w:rPr>
      </w:pPr>
      <w:r w:rsidRPr="00781FAB">
        <w:rPr>
          <w:rFonts w:cstheme="minorHAnsi"/>
          <w:sz w:val="24"/>
          <w:szCs w:val="24"/>
        </w:rPr>
        <w:t xml:space="preserve">              try{  </w:t>
      </w:r>
    </w:p>
    <w:p w14:paraId="198772AC" w14:textId="77777777" w:rsidR="00906406" w:rsidRPr="00781FAB" w:rsidRDefault="00906406" w:rsidP="00906406">
      <w:pPr>
        <w:rPr>
          <w:rFonts w:cstheme="minorHAnsi"/>
          <w:sz w:val="24"/>
          <w:szCs w:val="24"/>
        </w:rPr>
      </w:pPr>
      <w:r w:rsidRPr="00781FAB">
        <w:rPr>
          <w:rFonts w:cstheme="minorHAnsi"/>
          <w:sz w:val="24"/>
          <w:szCs w:val="24"/>
        </w:rPr>
        <w:t xml:space="preserve">      Thread.sleep(400);  </w:t>
      </w:r>
    </w:p>
    <w:p w14:paraId="7C46DE7D" w14:textId="77777777" w:rsidR="00906406" w:rsidRPr="00781FAB" w:rsidRDefault="00906406" w:rsidP="00906406">
      <w:pPr>
        <w:rPr>
          <w:rFonts w:cstheme="minorHAnsi"/>
          <w:sz w:val="24"/>
          <w:szCs w:val="24"/>
        </w:rPr>
      </w:pPr>
      <w:r w:rsidRPr="00781FAB">
        <w:rPr>
          <w:rFonts w:cstheme="minorHAnsi"/>
          <w:sz w:val="24"/>
          <w:szCs w:val="24"/>
        </w:rPr>
        <w:t xml:space="preserve">     }catch(Exception e){System.out.println(e);}  </w:t>
      </w:r>
    </w:p>
    <w:p w14:paraId="45D24F7B"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03FF514"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20A9E07A" w14:textId="77777777" w:rsidR="00906406" w:rsidRPr="00781FAB" w:rsidRDefault="00906406" w:rsidP="00906406">
      <w:pPr>
        <w:rPr>
          <w:rFonts w:cstheme="minorHAnsi"/>
          <w:sz w:val="24"/>
          <w:szCs w:val="24"/>
        </w:rPr>
      </w:pPr>
      <w:r w:rsidRPr="00781FAB">
        <w:rPr>
          <w:rFonts w:cstheme="minorHAnsi"/>
          <w:sz w:val="24"/>
          <w:szCs w:val="24"/>
        </w:rPr>
        <w:lastRenderedPageBreak/>
        <w:t xml:space="preserve">    }</w:t>
      </w:r>
    </w:p>
    <w:p w14:paraId="3015647D" w14:textId="77777777" w:rsidR="00906406" w:rsidRPr="00781FAB" w:rsidRDefault="00906406" w:rsidP="00906406">
      <w:pPr>
        <w:rPr>
          <w:rFonts w:cstheme="minorHAnsi"/>
          <w:sz w:val="24"/>
          <w:szCs w:val="24"/>
        </w:rPr>
      </w:pPr>
      <w:r w:rsidRPr="00781FAB">
        <w:rPr>
          <w:rFonts w:cstheme="minorHAnsi"/>
          <w:sz w:val="24"/>
          <w:szCs w:val="24"/>
        </w:rPr>
        <w:t>}</w:t>
      </w:r>
    </w:p>
    <w:p w14:paraId="3FBCE3C8" w14:textId="77777777" w:rsidR="00906406" w:rsidRPr="00781FAB" w:rsidRDefault="00906406" w:rsidP="00906406">
      <w:pPr>
        <w:rPr>
          <w:rFonts w:cstheme="minorHAnsi"/>
          <w:sz w:val="24"/>
          <w:szCs w:val="24"/>
        </w:rPr>
      </w:pPr>
    </w:p>
    <w:p w14:paraId="4C7B375D" w14:textId="77777777" w:rsidR="00906406" w:rsidRPr="00781FAB" w:rsidRDefault="00906406" w:rsidP="00906406">
      <w:pPr>
        <w:rPr>
          <w:rFonts w:cstheme="minorHAnsi"/>
          <w:sz w:val="24"/>
          <w:szCs w:val="24"/>
        </w:rPr>
      </w:pPr>
    </w:p>
    <w:p w14:paraId="2E07BE1B" w14:textId="77777777" w:rsidR="00906406" w:rsidRPr="00781FAB" w:rsidRDefault="00906406" w:rsidP="00906406">
      <w:pPr>
        <w:rPr>
          <w:rFonts w:cstheme="minorHAnsi"/>
          <w:sz w:val="24"/>
          <w:szCs w:val="24"/>
        </w:rPr>
      </w:pPr>
      <w:r w:rsidRPr="00781FAB">
        <w:rPr>
          <w:rFonts w:cstheme="minorHAnsi"/>
          <w:sz w:val="24"/>
          <w:szCs w:val="24"/>
        </w:rPr>
        <w:t>class Favourite1 extends Thread             /* Thread1 */</w:t>
      </w:r>
    </w:p>
    <w:p w14:paraId="7A14EB0C" w14:textId="77777777" w:rsidR="00906406" w:rsidRPr="00781FAB" w:rsidRDefault="00906406" w:rsidP="00906406">
      <w:pPr>
        <w:rPr>
          <w:rFonts w:cstheme="minorHAnsi"/>
          <w:sz w:val="24"/>
          <w:szCs w:val="24"/>
        </w:rPr>
      </w:pPr>
      <w:r w:rsidRPr="00781FAB">
        <w:rPr>
          <w:rFonts w:cstheme="minorHAnsi"/>
          <w:sz w:val="24"/>
          <w:szCs w:val="24"/>
        </w:rPr>
        <w:t>{</w:t>
      </w:r>
    </w:p>
    <w:p w14:paraId="0F8A1204" w14:textId="77777777" w:rsidR="00906406" w:rsidRPr="00781FAB" w:rsidRDefault="00906406" w:rsidP="00906406">
      <w:pPr>
        <w:rPr>
          <w:rFonts w:cstheme="minorHAnsi"/>
          <w:sz w:val="24"/>
          <w:szCs w:val="24"/>
        </w:rPr>
      </w:pPr>
      <w:r w:rsidRPr="00781FAB">
        <w:rPr>
          <w:rFonts w:cstheme="minorHAnsi"/>
          <w:sz w:val="24"/>
          <w:szCs w:val="24"/>
        </w:rPr>
        <w:t xml:space="preserve">     Operation t;  </w:t>
      </w:r>
    </w:p>
    <w:p w14:paraId="3EE1D13C" w14:textId="77777777" w:rsidR="00906406" w:rsidRPr="00781FAB" w:rsidRDefault="00906406" w:rsidP="00906406">
      <w:pPr>
        <w:rPr>
          <w:rFonts w:cstheme="minorHAnsi"/>
          <w:sz w:val="24"/>
          <w:szCs w:val="24"/>
        </w:rPr>
      </w:pPr>
      <w:r w:rsidRPr="00781FAB">
        <w:rPr>
          <w:rFonts w:cstheme="minorHAnsi"/>
          <w:sz w:val="24"/>
          <w:szCs w:val="24"/>
        </w:rPr>
        <w:t xml:space="preserve">Favourite1(Operation t){  </w:t>
      </w:r>
    </w:p>
    <w:p w14:paraId="7824C3F5" w14:textId="77777777" w:rsidR="00906406" w:rsidRPr="00781FAB" w:rsidRDefault="00906406" w:rsidP="00906406">
      <w:pPr>
        <w:rPr>
          <w:rFonts w:cstheme="minorHAnsi"/>
          <w:sz w:val="24"/>
          <w:szCs w:val="24"/>
        </w:rPr>
      </w:pPr>
      <w:r w:rsidRPr="00781FAB">
        <w:rPr>
          <w:rFonts w:cstheme="minorHAnsi"/>
          <w:sz w:val="24"/>
          <w:szCs w:val="24"/>
        </w:rPr>
        <w:t xml:space="preserve">this.t=t; </w:t>
      </w:r>
    </w:p>
    <w:p w14:paraId="357E940D" w14:textId="77777777" w:rsidR="00906406" w:rsidRPr="00781FAB" w:rsidRDefault="00906406" w:rsidP="00906406">
      <w:pPr>
        <w:rPr>
          <w:rFonts w:cstheme="minorHAnsi"/>
          <w:sz w:val="24"/>
          <w:szCs w:val="24"/>
        </w:rPr>
      </w:pPr>
      <w:r w:rsidRPr="00781FAB">
        <w:rPr>
          <w:rFonts w:cstheme="minorHAnsi"/>
          <w:sz w:val="24"/>
          <w:szCs w:val="24"/>
        </w:rPr>
        <w:t>}</w:t>
      </w:r>
    </w:p>
    <w:p w14:paraId="54028EEA" w14:textId="77777777" w:rsidR="00906406" w:rsidRPr="00781FAB" w:rsidRDefault="00906406" w:rsidP="00906406">
      <w:pPr>
        <w:rPr>
          <w:rFonts w:cstheme="minorHAnsi"/>
          <w:sz w:val="24"/>
          <w:szCs w:val="24"/>
        </w:rPr>
      </w:pPr>
      <w:r w:rsidRPr="00781FAB">
        <w:rPr>
          <w:rFonts w:cstheme="minorHAnsi"/>
          <w:sz w:val="24"/>
          <w:szCs w:val="24"/>
        </w:rPr>
        <w:t xml:space="preserve">  public void run()</w:t>
      </w:r>
    </w:p>
    <w:p w14:paraId="013178D5"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61F54457" w14:textId="77777777" w:rsidR="00906406" w:rsidRPr="00781FAB" w:rsidRDefault="00906406" w:rsidP="00906406">
      <w:pPr>
        <w:rPr>
          <w:rFonts w:cstheme="minorHAnsi"/>
          <w:sz w:val="24"/>
          <w:szCs w:val="24"/>
        </w:rPr>
      </w:pPr>
      <w:r w:rsidRPr="00781FAB">
        <w:rPr>
          <w:rFonts w:cstheme="minorHAnsi"/>
          <w:sz w:val="24"/>
          <w:szCs w:val="24"/>
        </w:rPr>
        <w:t xml:space="preserve">    t.multiplication(5); </w:t>
      </w:r>
    </w:p>
    <w:p w14:paraId="194BA9F5"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06C3CD9C" w14:textId="77777777" w:rsidR="00906406" w:rsidRPr="00781FAB" w:rsidRDefault="00906406" w:rsidP="00906406">
      <w:pPr>
        <w:rPr>
          <w:rFonts w:cstheme="minorHAnsi"/>
          <w:sz w:val="24"/>
          <w:szCs w:val="24"/>
        </w:rPr>
      </w:pPr>
      <w:r w:rsidRPr="00781FAB">
        <w:rPr>
          <w:rFonts w:cstheme="minorHAnsi"/>
          <w:sz w:val="24"/>
          <w:szCs w:val="24"/>
        </w:rPr>
        <w:t>}</w:t>
      </w:r>
    </w:p>
    <w:p w14:paraId="20B39697" w14:textId="77777777" w:rsidR="00906406" w:rsidRPr="00781FAB" w:rsidRDefault="00906406" w:rsidP="00906406">
      <w:pPr>
        <w:rPr>
          <w:rFonts w:cstheme="minorHAnsi"/>
          <w:sz w:val="24"/>
          <w:szCs w:val="24"/>
        </w:rPr>
      </w:pPr>
    </w:p>
    <w:p w14:paraId="24A4EC2F" w14:textId="77777777" w:rsidR="00906406" w:rsidRPr="00781FAB" w:rsidRDefault="00906406" w:rsidP="00906406">
      <w:pPr>
        <w:rPr>
          <w:rFonts w:cstheme="minorHAnsi"/>
          <w:sz w:val="24"/>
          <w:szCs w:val="24"/>
        </w:rPr>
      </w:pPr>
      <w:r w:rsidRPr="00781FAB">
        <w:rPr>
          <w:rFonts w:cstheme="minorHAnsi"/>
          <w:sz w:val="24"/>
          <w:szCs w:val="24"/>
        </w:rPr>
        <w:t>class Favourite2 extends Thread               /* Thread 2   */</w:t>
      </w:r>
    </w:p>
    <w:p w14:paraId="66058BEE" w14:textId="77777777" w:rsidR="00906406" w:rsidRPr="00781FAB" w:rsidRDefault="00906406" w:rsidP="00906406">
      <w:pPr>
        <w:rPr>
          <w:rFonts w:cstheme="minorHAnsi"/>
          <w:sz w:val="24"/>
          <w:szCs w:val="24"/>
        </w:rPr>
      </w:pPr>
      <w:r w:rsidRPr="00781FAB">
        <w:rPr>
          <w:rFonts w:cstheme="minorHAnsi"/>
          <w:sz w:val="24"/>
          <w:szCs w:val="24"/>
        </w:rPr>
        <w:t>{</w:t>
      </w:r>
    </w:p>
    <w:p w14:paraId="7DD626E3" w14:textId="77777777" w:rsidR="00906406" w:rsidRPr="00781FAB" w:rsidRDefault="00906406" w:rsidP="00906406">
      <w:pPr>
        <w:rPr>
          <w:rFonts w:cstheme="minorHAnsi"/>
          <w:sz w:val="24"/>
          <w:szCs w:val="24"/>
        </w:rPr>
      </w:pPr>
      <w:r w:rsidRPr="00781FAB">
        <w:rPr>
          <w:rFonts w:cstheme="minorHAnsi"/>
          <w:sz w:val="24"/>
          <w:szCs w:val="24"/>
        </w:rPr>
        <w:t xml:space="preserve">    Operation t; </w:t>
      </w:r>
    </w:p>
    <w:p w14:paraId="1B9ED538" w14:textId="77777777" w:rsidR="00906406" w:rsidRPr="00781FAB" w:rsidRDefault="00906406" w:rsidP="00906406">
      <w:pPr>
        <w:rPr>
          <w:rFonts w:cstheme="minorHAnsi"/>
          <w:sz w:val="24"/>
          <w:szCs w:val="24"/>
        </w:rPr>
      </w:pPr>
      <w:r w:rsidRPr="00781FAB">
        <w:rPr>
          <w:rFonts w:cstheme="minorHAnsi"/>
          <w:sz w:val="24"/>
          <w:szCs w:val="24"/>
        </w:rPr>
        <w:t xml:space="preserve">Favourite2(Operation t){  </w:t>
      </w:r>
    </w:p>
    <w:p w14:paraId="37667779" w14:textId="77777777" w:rsidR="00906406" w:rsidRPr="00781FAB" w:rsidRDefault="00906406" w:rsidP="00906406">
      <w:pPr>
        <w:rPr>
          <w:rFonts w:cstheme="minorHAnsi"/>
          <w:sz w:val="24"/>
          <w:szCs w:val="24"/>
        </w:rPr>
      </w:pPr>
      <w:r w:rsidRPr="00781FAB">
        <w:rPr>
          <w:rFonts w:cstheme="minorHAnsi"/>
          <w:sz w:val="24"/>
          <w:szCs w:val="24"/>
        </w:rPr>
        <w:t xml:space="preserve">this.t=t;  </w:t>
      </w:r>
    </w:p>
    <w:p w14:paraId="71022449"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7A3701B9" w14:textId="77777777" w:rsidR="00906406" w:rsidRPr="00781FAB" w:rsidRDefault="00906406" w:rsidP="00906406">
      <w:pPr>
        <w:rPr>
          <w:rFonts w:cstheme="minorHAnsi"/>
          <w:sz w:val="24"/>
          <w:szCs w:val="24"/>
        </w:rPr>
      </w:pPr>
      <w:r w:rsidRPr="00781FAB">
        <w:rPr>
          <w:rFonts w:cstheme="minorHAnsi"/>
          <w:sz w:val="24"/>
          <w:szCs w:val="24"/>
        </w:rPr>
        <w:t xml:space="preserve">   public void run()</w:t>
      </w:r>
    </w:p>
    <w:p w14:paraId="2B4A0421"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518D2B72" w14:textId="77777777" w:rsidR="00906406" w:rsidRPr="00781FAB" w:rsidRDefault="00906406" w:rsidP="00906406">
      <w:pPr>
        <w:rPr>
          <w:rFonts w:cstheme="minorHAnsi"/>
          <w:sz w:val="24"/>
          <w:szCs w:val="24"/>
        </w:rPr>
      </w:pPr>
      <w:r w:rsidRPr="00781FAB">
        <w:rPr>
          <w:rFonts w:cstheme="minorHAnsi"/>
          <w:sz w:val="24"/>
          <w:szCs w:val="24"/>
        </w:rPr>
        <w:t xml:space="preserve">    t.multiplication(10); </w:t>
      </w:r>
    </w:p>
    <w:p w14:paraId="2FC89CDE"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E36AC11" w14:textId="77777777" w:rsidR="00906406" w:rsidRPr="00781FAB" w:rsidRDefault="001D64E7" w:rsidP="00906406">
      <w:pPr>
        <w:rPr>
          <w:rFonts w:cstheme="minorHAnsi"/>
          <w:sz w:val="24"/>
          <w:szCs w:val="24"/>
        </w:rPr>
      </w:pPr>
      <w:r w:rsidRPr="00781FAB">
        <w:rPr>
          <w:rFonts w:cstheme="minorHAnsi"/>
          <w:sz w:val="24"/>
          <w:szCs w:val="24"/>
        </w:rPr>
        <w:t>}</w:t>
      </w:r>
    </w:p>
    <w:p w14:paraId="5273E396" w14:textId="77777777" w:rsidR="00906406" w:rsidRPr="00781FAB" w:rsidRDefault="00906406" w:rsidP="00906406">
      <w:pPr>
        <w:rPr>
          <w:rFonts w:cstheme="minorHAnsi"/>
          <w:sz w:val="24"/>
          <w:szCs w:val="24"/>
        </w:rPr>
      </w:pPr>
      <w:r w:rsidRPr="00781FAB">
        <w:rPr>
          <w:rFonts w:cstheme="minorHAnsi"/>
          <w:sz w:val="24"/>
          <w:szCs w:val="24"/>
        </w:rPr>
        <w:t>public class Main                                       /* Main block*/</w:t>
      </w:r>
    </w:p>
    <w:p w14:paraId="42EEE269" w14:textId="77777777" w:rsidR="00906406" w:rsidRPr="00781FAB" w:rsidRDefault="00906406" w:rsidP="00906406">
      <w:pPr>
        <w:rPr>
          <w:rFonts w:cstheme="minorHAnsi"/>
          <w:sz w:val="24"/>
          <w:szCs w:val="24"/>
        </w:rPr>
      </w:pPr>
      <w:r w:rsidRPr="00781FAB">
        <w:rPr>
          <w:rFonts w:cstheme="minorHAnsi"/>
          <w:sz w:val="24"/>
          <w:szCs w:val="24"/>
        </w:rPr>
        <w:t>{</w:t>
      </w:r>
    </w:p>
    <w:p w14:paraId="6170A5B7" w14:textId="77777777" w:rsidR="00906406" w:rsidRPr="00781FAB" w:rsidRDefault="00906406" w:rsidP="00906406">
      <w:pPr>
        <w:rPr>
          <w:rFonts w:cstheme="minorHAnsi"/>
          <w:sz w:val="24"/>
          <w:szCs w:val="24"/>
        </w:rPr>
      </w:pPr>
      <w:r w:rsidRPr="00781FAB">
        <w:rPr>
          <w:rFonts w:cstheme="minorHAnsi"/>
          <w:sz w:val="24"/>
          <w:szCs w:val="24"/>
        </w:rPr>
        <w:lastRenderedPageBreak/>
        <w:tab/>
        <w:t xml:space="preserve">public static void main(String[] args) </w:t>
      </w:r>
    </w:p>
    <w:p w14:paraId="399259F0" w14:textId="77777777" w:rsidR="00906406" w:rsidRPr="00781FAB" w:rsidRDefault="00906406" w:rsidP="00906406">
      <w:pPr>
        <w:rPr>
          <w:rFonts w:cstheme="minorHAnsi"/>
          <w:sz w:val="24"/>
          <w:szCs w:val="24"/>
        </w:rPr>
      </w:pPr>
      <w:r w:rsidRPr="00781FAB">
        <w:rPr>
          <w:rFonts w:cstheme="minorHAnsi"/>
          <w:sz w:val="24"/>
          <w:szCs w:val="24"/>
        </w:rPr>
        <w:tab/>
        <w:t>{</w:t>
      </w:r>
    </w:p>
    <w:p w14:paraId="3E911AB6" w14:textId="77777777" w:rsidR="00906406" w:rsidRPr="00781FAB" w:rsidRDefault="00906406" w:rsidP="00906406">
      <w:pPr>
        <w:rPr>
          <w:rFonts w:cstheme="minorHAnsi"/>
          <w:sz w:val="24"/>
          <w:szCs w:val="24"/>
        </w:rPr>
      </w:pPr>
      <w:r w:rsidRPr="00781FAB">
        <w:rPr>
          <w:rFonts w:cstheme="minorHAnsi"/>
          <w:sz w:val="24"/>
          <w:szCs w:val="24"/>
        </w:rPr>
        <w:tab/>
        <w:t xml:space="preserve">Operation obj = new Operation();//only one object  </w:t>
      </w:r>
    </w:p>
    <w:p w14:paraId="5FBA9FBE"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Favourite1 t1= new Favourite1(obj);</w:t>
      </w:r>
    </w:p>
    <w:p w14:paraId="158F1DE2"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Favourite2 t2= new Favourite2(obj);</w:t>
      </w:r>
    </w:p>
    <w:p w14:paraId="2E7A231F"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t1.start();</w:t>
      </w:r>
    </w:p>
    <w:p w14:paraId="1EA222B2"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t2.start();</w:t>
      </w:r>
    </w:p>
    <w:p w14:paraId="4D19D69D" w14:textId="77777777" w:rsidR="00906406" w:rsidRPr="00781FAB" w:rsidRDefault="00906406" w:rsidP="00906406">
      <w:pPr>
        <w:rPr>
          <w:rFonts w:cstheme="minorHAnsi"/>
          <w:sz w:val="24"/>
          <w:szCs w:val="24"/>
        </w:rPr>
      </w:pPr>
      <w:r w:rsidRPr="00781FAB">
        <w:rPr>
          <w:rFonts w:cstheme="minorHAnsi"/>
          <w:sz w:val="24"/>
          <w:szCs w:val="24"/>
        </w:rPr>
        <w:tab/>
        <w:t>}</w:t>
      </w:r>
    </w:p>
    <w:p w14:paraId="734B179A" w14:textId="77777777" w:rsidR="00906406" w:rsidRPr="00781FAB" w:rsidRDefault="00906406" w:rsidP="00906406">
      <w:pPr>
        <w:rPr>
          <w:rFonts w:cstheme="minorHAnsi"/>
          <w:sz w:val="24"/>
          <w:szCs w:val="24"/>
        </w:rPr>
      </w:pPr>
      <w:r w:rsidRPr="00781FAB">
        <w:rPr>
          <w:rFonts w:cstheme="minorHAnsi"/>
          <w:sz w:val="24"/>
          <w:szCs w:val="24"/>
        </w:rPr>
        <w:t>}</w:t>
      </w:r>
    </w:p>
    <w:p w14:paraId="22D57598" w14:textId="77777777" w:rsidR="00906406" w:rsidRPr="007F0C28" w:rsidRDefault="00906406" w:rsidP="00906406">
      <w:pPr>
        <w:keepNext/>
        <w:jc w:val="center"/>
        <w:rPr>
          <w:rFonts w:cstheme="minorHAnsi"/>
        </w:rPr>
      </w:pPr>
      <w:r w:rsidRPr="007F0C28">
        <w:rPr>
          <w:rFonts w:cstheme="minorHAnsi"/>
          <w:noProof/>
        </w:rPr>
        <w:drawing>
          <wp:inline distT="0" distB="0" distL="0" distR="0" wp14:anchorId="1F75C5F0" wp14:editId="04374B5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20D0B6D" w14:textId="77777777" w:rsidR="00906406" w:rsidRPr="00781FAB" w:rsidRDefault="00906406" w:rsidP="00906406">
      <w:pPr>
        <w:pStyle w:val="Caption"/>
        <w:jc w:val="center"/>
        <w:rPr>
          <w:rFonts w:cstheme="minorHAnsi"/>
          <w:i w:val="0"/>
          <w:rPrChange w:id="662" w:author="Microsoft" w:date="2020-04-15T17:12:00Z">
            <w:rPr>
              <w:rFonts w:cstheme="minorHAnsi"/>
            </w:rPr>
          </w:rPrChange>
        </w:rPr>
      </w:pPr>
      <w:r w:rsidRPr="00781FAB">
        <w:rPr>
          <w:rFonts w:cstheme="minorHAnsi"/>
          <w:i w:val="0"/>
          <w:rPrChange w:id="663" w:author="Microsoft" w:date="2020-04-15T17:12:00Z">
            <w:rPr>
              <w:rFonts w:cstheme="minorHAnsi"/>
            </w:rPr>
          </w:rPrChange>
        </w:rPr>
        <w:t xml:space="preserve">Figure </w:t>
      </w:r>
      <w:r w:rsidRPr="00781FAB">
        <w:rPr>
          <w:rFonts w:cstheme="minorHAnsi"/>
          <w:i w:val="0"/>
          <w:rPrChange w:id="664" w:author="Microsoft" w:date="2020-04-15T17:12:00Z">
            <w:rPr>
              <w:rFonts w:cstheme="minorHAnsi"/>
            </w:rPr>
          </w:rPrChange>
        </w:rPr>
        <w:fldChar w:fldCharType="begin"/>
      </w:r>
      <w:r w:rsidRPr="00781FAB">
        <w:rPr>
          <w:rFonts w:cstheme="minorHAnsi"/>
          <w:i w:val="0"/>
          <w:rPrChange w:id="665" w:author="Microsoft" w:date="2020-04-15T17:12:00Z">
            <w:rPr>
              <w:rFonts w:cstheme="minorHAnsi"/>
            </w:rPr>
          </w:rPrChange>
        </w:rPr>
        <w:instrText xml:space="preserve"> SEQ Figure \* ARABIC </w:instrText>
      </w:r>
      <w:r w:rsidRPr="00781FAB">
        <w:rPr>
          <w:rFonts w:cstheme="minorHAnsi"/>
          <w:i w:val="0"/>
          <w:rPrChange w:id="666" w:author="Microsoft" w:date="2020-04-15T17:12:00Z">
            <w:rPr>
              <w:rFonts w:cstheme="minorHAnsi"/>
            </w:rPr>
          </w:rPrChange>
        </w:rPr>
        <w:fldChar w:fldCharType="separate"/>
      </w:r>
      <w:ins w:id="667" w:author="Microsoft" w:date="2020-04-15T17:35:00Z">
        <w:r w:rsidR="007F0C28">
          <w:rPr>
            <w:rFonts w:cstheme="minorHAnsi"/>
            <w:i w:val="0"/>
            <w:noProof/>
          </w:rPr>
          <w:t>11</w:t>
        </w:r>
      </w:ins>
      <w:del w:id="668" w:author="Microsoft" w:date="2020-04-11T14:17:00Z">
        <w:r w:rsidR="00B719C4" w:rsidRPr="00781FAB" w:rsidDel="0038259E">
          <w:rPr>
            <w:rFonts w:cstheme="minorHAnsi"/>
            <w:i w:val="0"/>
            <w:noProof/>
            <w:rPrChange w:id="669" w:author="Microsoft" w:date="2020-04-15T17:12:00Z">
              <w:rPr>
                <w:rFonts w:cstheme="minorHAnsi"/>
                <w:noProof/>
              </w:rPr>
            </w:rPrChange>
          </w:rPr>
          <w:delText>10</w:delText>
        </w:r>
      </w:del>
      <w:r w:rsidRPr="00781FAB">
        <w:rPr>
          <w:rFonts w:cstheme="minorHAnsi"/>
          <w:i w:val="0"/>
          <w:rPrChange w:id="670" w:author="Microsoft" w:date="2020-04-15T17:12:00Z">
            <w:rPr>
              <w:rFonts w:cstheme="minorHAnsi"/>
            </w:rPr>
          </w:rPrChange>
        </w:rPr>
        <w:fldChar w:fldCharType="end"/>
      </w:r>
      <w:r w:rsidRPr="00781FAB">
        <w:rPr>
          <w:rFonts w:cstheme="minorHAnsi"/>
          <w:i w:val="0"/>
          <w:rPrChange w:id="671" w:author="Microsoft" w:date="2020-04-15T17:12:00Z">
            <w:rPr>
              <w:rFonts w:cstheme="minorHAnsi"/>
            </w:rPr>
          </w:rPrChange>
        </w:rPr>
        <w:t>: Synchronization block</w:t>
      </w:r>
    </w:p>
    <w:p w14:paraId="797C522D" w14:textId="7ABA5A8D" w:rsidR="009B2754" w:rsidRPr="003122A1" w:rsidRDefault="009B2754">
      <w:pPr>
        <w:jc w:val="both"/>
        <w:rPr>
          <w:rFonts w:cstheme="minorHAnsi"/>
          <w:b/>
          <w:sz w:val="24"/>
          <w:szCs w:val="24"/>
        </w:rPr>
        <w:pPrChange w:id="672" w:author="Microsoft" w:date="2020-04-16T16:19:00Z">
          <w:pPr/>
        </w:pPrChange>
      </w:pPr>
      <w:r w:rsidRPr="00781FAB">
        <w:rPr>
          <w:rFonts w:cstheme="minorHAnsi"/>
          <w:sz w:val="24"/>
          <w:szCs w:val="24"/>
        </w:rPr>
        <w:t>The above problem of figure 8 problem can be solved by adding “</w:t>
      </w:r>
      <w:commentRangeStart w:id="673"/>
      <w:r w:rsidRPr="0026078C">
        <w:rPr>
          <w:rFonts w:cstheme="minorHAnsi"/>
          <w:b/>
          <w:sz w:val="24"/>
          <w:szCs w:val="24"/>
        </w:rPr>
        <w:t xml:space="preserve">synchronization static”, </w:t>
      </w:r>
      <w:commentRangeEnd w:id="673"/>
      <w:r w:rsidR="00552DB9" w:rsidRPr="0026078C">
        <w:rPr>
          <w:rStyle w:val="CommentReference"/>
          <w:rFonts w:cstheme="minorHAnsi"/>
        </w:rPr>
        <w:commentReference w:id="673"/>
      </w:r>
      <w:r w:rsidRPr="007F0C28">
        <w:rPr>
          <w:rFonts w:cstheme="minorHAnsi"/>
          <w:sz w:val="24"/>
          <w:szCs w:val="24"/>
        </w:rPr>
        <w:t>Just a single change was made in the program static synchronization was added</w:t>
      </w:r>
      <w:r w:rsidRPr="003122A1">
        <w:rPr>
          <w:rFonts w:cstheme="minorHAnsi"/>
          <w:sz w:val="24"/>
          <w:szCs w:val="24"/>
        </w:rPr>
        <w:t>.</w:t>
      </w:r>
      <w:del w:id="674" w:author="Microsoft" w:date="2020-04-11T16:57:00Z">
        <w:r w:rsidRPr="003122A1" w:rsidDel="00A74248">
          <w:rPr>
            <w:rFonts w:cstheme="minorHAnsi"/>
            <w:b/>
            <w:sz w:val="24"/>
            <w:szCs w:val="24"/>
          </w:rPr>
          <w:delText xml:space="preserve"> </w:delText>
        </w:r>
      </w:del>
      <w:ins w:id="675" w:author="Microsoft" w:date="2020-04-11T16:56:00Z">
        <w:r w:rsidR="00A74248" w:rsidRPr="003122A1">
          <w:rPr>
            <w:rFonts w:cstheme="minorHAnsi"/>
            <w:sz w:val="24"/>
            <w:szCs w:val="24"/>
            <w:rPrChange w:id="676" w:author="Microsoft" w:date="2020-04-16T16:19:00Z">
              <w:rPr>
                <w:rFonts w:cstheme="minorHAnsi"/>
                <w:b/>
                <w:sz w:val="24"/>
                <w:szCs w:val="24"/>
              </w:rPr>
            </w:rPrChange>
          </w:rPr>
          <w:t xml:space="preserve">Synchronization method applies synchronization to the method, </w:t>
        </w:r>
      </w:ins>
      <w:ins w:id="677" w:author="Microsoft" w:date="2020-04-11T16:57:00Z">
        <w:r w:rsidR="00A74248" w:rsidRPr="003122A1">
          <w:rPr>
            <w:rFonts w:cstheme="minorHAnsi"/>
            <w:sz w:val="24"/>
            <w:szCs w:val="24"/>
          </w:rPr>
          <w:t>Synchronization block applies synchronization to the specific block inside the method whereas st</w:t>
        </w:r>
      </w:ins>
      <w:ins w:id="678" w:author="Microsoft" w:date="2020-04-11T16:58:00Z">
        <w:r w:rsidR="00A74248" w:rsidRPr="003122A1">
          <w:rPr>
            <w:rFonts w:cstheme="minorHAnsi"/>
            <w:sz w:val="24"/>
            <w:szCs w:val="24"/>
          </w:rPr>
          <w:t>atic synchronization applies synchronization to the whole class.</w:t>
        </w:r>
        <w:r w:rsidR="00FA07A8" w:rsidRPr="003122A1">
          <w:rPr>
            <w:rFonts w:cstheme="minorHAnsi"/>
            <w:sz w:val="24"/>
            <w:szCs w:val="24"/>
          </w:rPr>
          <w:t xml:space="preserve"> So, the area covered is wide.</w:t>
        </w:r>
      </w:ins>
    </w:p>
    <w:p w14:paraId="316972AC" w14:textId="77777777" w:rsidR="009B2754" w:rsidRPr="00FC394D" w:rsidRDefault="009B2754" w:rsidP="009B2754">
      <w:pPr>
        <w:rPr>
          <w:rFonts w:cstheme="minorHAnsi"/>
        </w:rPr>
      </w:pPr>
      <w:r w:rsidRPr="00FC394D">
        <w:rPr>
          <w:rFonts w:cstheme="minorHAnsi"/>
        </w:rPr>
        <w:t>class Operation                /* Critical section */</w:t>
      </w:r>
    </w:p>
    <w:p w14:paraId="356100BC" w14:textId="77777777" w:rsidR="009B2754" w:rsidRPr="006274E9" w:rsidRDefault="009B2754" w:rsidP="009B2754">
      <w:pPr>
        <w:rPr>
          <w:rFonts w:cstheme="minorHAnsi"/>
        </w:rPr>
      </w:pPr>
      <w:r w:rsidRPr="006274E9">
        <w:rPr>
          <w:rFonts w:cstheme="minorHAnsi"/>
        </w:rPr>
        <w:t>{</w:t>
      </w:r>
    </w:p>
    <w:p w14:paraId="6565F460" w14:textId="77777777" w:rsidR="009B2754" w:rsidRPr="00D604D6" w:rsidRDefault="009B2754" w:rsidP="009B2754">
      <w:pPr>
        <w:rPr>
          <w:rFonts w:cstheme="minorHAnsi"/>
        </w:rPr>
      </w:pPr>
      <w:r w:rsidRPr="00D604D6">
        <w:rPr>
          <w:rFonts w:cstheme="minorHAnsi"/>
        </w:rPr>
        <w:t xml:space="preserve">  static synchronized void multiplication (int a)          /* Synchronization method */</w:t>
      </w:r>
    </w:p>
    <w:p w14:paraId="135CFD0A" w14:textId="77777777" w:rsidR="009B2754" w:rsidRPr="00D604D6" w:rsidRDefault="009B2754" w:rsidP="009B2754">
      <w:pPr>
        <w:rPr>
          <w:rFonts w:cstheme="minorHAnsi"/>
        </w:rPr>
      </w:pPr>
      <w:r w:rsidRPr="00D604D6">
        <w:rPr>
          <w:rFonts w:cstheme="minorHAnsi"/>
        </w:rPr>
        <w:t xml:space="preserve">    {</w:t>
      </w:r>
    </w:p>
    <w:p w14:paraId="71642D44" w14:textId="77777777" w:rsidR="009B2754" w:rsidRPr="00BE0998" w:rsidRDefault="009B2754" w:rsidP="009B2754">
      <w:pPr>
        <w:rPr>
          <w:rFonts w:cstheme="minorHAnsi"/>
        </w:rPr>
      </w:pPr>
      <w:r w:rsidRPr="00BE0998">
        <w:rPr>
          <w:rFonts w:cstheme="minorHAnsi"/>
        </w:rPr>
        <w:t xml:space="preserve">        System.out.println("");</w:t>
      </w:r>
    </w:p>
    <w:p w14:paraId="2B29723B" w14:textId="77777777" w:rsidR="009B2754" w:rsidRPr="00BE0998" w:rsidRDefault="009B2754" w:rsidP="009B2754">
      <w:pPr>
        <w:rPr>
          <w:rFonts w:cstheme="minorHAnsi"/>
        </w:rPr>
      </w:pPr>
      <w:r w:rsidRPr="00BE0998">
        <w:rPr>
          <w:rFonts w:cstheme="minorHAnsi"/>
        </w:rPr>
        <w:lastRenderedPageBreak/>
        <w:t xml:space="preserve">        for(int i=1;i&lt;=5;i++)</w:t>
      </w:r>
    </w:p>
    <w:p w14:paraId="701003E4" w14:textId="77777777" w:rsidR="009B2754" w:rsidRPr="00781FAB" w:rsidRDefault="009B2754" w:rsidP="009B2754">
      <w:pPr>
        <w:rPr>
          <w:rFonts w:cstheme="minorHAnsi"/>
        </w:rPr>
      </w:pPr>
      <w:r w:rsidRPr="00781FAB">
        <w:rPr>
          <w:rFonts w:cstheme="minorHAnsi"/>
        </w:rPr>
        <w:t xml:space="preserve">        {</w:t>
      </w:r>
    </w:p>
    <w:p w14:paraId="31724674" w14:textId="77777777" w:rsidR="009B2754" w:rsidRPr="00781FAB" w:rsidRDefault="009B2754" w:rsidP="009B2754">
      <w:pPr>
        <w:rPr>
          <w:rFonts w:cstheme="minorHAnsi"/>
        </w:rPr>
      </w:pPr>
      <w:r w:rsidRPr="00781FAB">
        <w:rPr>
          <w:rFonts w:cstheme="minorHAnsi"/>
        </w:rPr>
        <w:t xml:space="preserve">            System.out.println("Operation " + i);</w:t>
      </w:r>
    </w:p>
    <w:p w14:paraId="0805971A" w14:textId="77777777" w:rsidR="009B2754" w:rsidRPr="00781FAB" w:rsidRDefault="009B2754" w:rsidP="009B2754">
      <w:pPr>
        <w:rPr>
          <w:rFonts w:cstheme="minorHAnsi"/>
        </w:rPr>
      </w:pPr>
      <w:r w:rsidRPr="00781FAB">
        <w:rPr>
          <w:rFonts w:cstheme="minorHAnsi"/>
        </w:rPr>
        <w:t xml:space="preserve">            System.out.println( a *i);</w:t>
      </w:r>
    </w:p>
    <w:p w14:paraId="59827472" w14:textId="77777777" w:rsidR="009B2754" w:rsidRPr="00781FAB" w:rsidRDefault="009B2754" w:rsidP="009B2754">
      <w:pPr>
        <w:rPr>
          <w:rFonts w:cstheme="minorHAnsi"/>
        </w:rPr>
      </w:pPr>
      <w:r w:rsidRPr="00781FAB">
        <w:rPr>
          <w:rFonts w:cstheme="minorHAnsi"/>
        </w:rPr>
        <w:t xml:space="preserve">              try{  </w:t>
      </w:r>
    </w:p>
    <w:p w14:paraId="7CBA157F" w14:textId="77777777" w:rsidR="009B2754" w:rsidRPr="00781FAB" w:rsidRDefault="009B2754" w:rsidP="009B2754">
      <w:pPr>
        <w:rPr>
          <w:rFonts w:cstheme="minorHAnsi"/>
        </w:rPr>
      </w:pPr>
      <w:r w:rsidRPr="00781FAB">
        <w:rPr>
          <w:rFonts w:cstheme="minorHAnsi"/>
        </w:rPr>
        <w:t xml:space="preserve">      Thread.sleep(400);  </w:t>
      </w:r>
    </w:p>
    <w:p w14:paraId="09D7B269" w14:textId="77777777" w:rsidR="009B2754" w:rsidRPr="00781FAB" w:rsidRDefault="009B2754" w:rsidP="009B2754">
      <w:pPr>
        <w:rPr>
          <w:rFonts w:cstheme="minorHAnsi"/>
        </w:rPr>
      </w:pPr>
      <w:r w:rsidRPr="00781FAB">
        <w:rPr>
          <w:rFonts w:cstheme="minorHAnsi"/>
        </w:rPr>
        <w:t xml:space="preserve">     }catch(Exception e){System.out.println(e);}  </w:t>
      </w:r>
    </w:p>
    <w:p w14:paraId="32E410A1" w14:textId="77777777" w:rsidR="009B2754" w:rsidRPr="00781FAB" w:rsidRDefault="009B2754" w:rsidP="009B2754">
      <w:pPr>
        <w:rPr>
          <w:rFonts w:cstheme="minorHAnsi"/>
        </w:rPr>
      </w:pPr>
      <w:r w:rsidRPr="00781FAB">
        <w:rPr>
          <w:rFonts w:cstheme="minorHAnsi"/>
        </w:rPr>
        <w:t xml:space="preserve">        }</w:t>
      </w:r>
    </w:p>
    <w:p w14:paraId="725EC9F3" w14:textId="77777777" w:rsidR="009B2754" w:rsidRPr="00781FAB" w:rsidRDefault="009B2754" w:rsidP="009B2754">
      <w:pPr>
        <w:rPr>
          <w:rFonts w:cstheme="minorHAnsi"/>
        </w:rPr>
      </w:pPr>
      <w:r w:rsidRPr="00781FAB">
        <w:rPr>
          <w:rFonts w:cstheme="minorHAnsi"/>
        </w:rPr>
        <w:t xml:space="preserve">    }</w:t>
      </w:r>
    </w:p>
    <w:p w14:paraId="39766AD6" w14:textId="77777777" w:rsidR="009B2754" w:rsidRPr="00781FAB" w:rsidRDefault="009B2754" w:rsidP="009B2754">
      <w:pPr>
        <w:rPr>
          <w:rFonts w:cstheme="minorHAnsi"/>
        </w:rPr>
      </w:pPr>
      <w:r w:rsidRPr="00781FAB">
        <w:rPr>
          <w:rFonts w:cstheme="minorHAnsi"/>
        </w:rPr>
        <w:t>}</w:t>
      </w:r>
    </w:p>
    <w:p w14:paraId="0EED5B74" w14:textId="77777777" w:rsidR="009B2754" w:rsidRPr="00781FAB" w:rsidRDefault="009B2754" w:rsidP="009B2754">
      <w:pPr>
        <w:rPr>
          <w:rFonts w:cstheme="minorHAnsi"/>
        </w:rPr>
      </w:pPr>
    </w:p>
    <w:p w14:paraId="42DA1E19" w14:textId="77777777" w:rsidR="009B2754" w:rsidRPr="00781FAB" w:rsidRDefault="009B2754" w:rsidP="009B2754">
      <w:pPr>
        <w:rPr>
          <w:rFonts w:cstheme="minorHAnsi"/>
        </w:rPr>
      </w:pPr>
      <w:r w:rsidRPr="00781FAB">
        <w:rPr>
          <w:rFonts w:cstheme="minorHAnsi"/>
        </w:rPr>
        <w:t>class Favourite1 extends Thread             /* Thread1 */</w:t>
      </w:r>
    </w:p>
    <w:p w14:paraId="44C17E52" w14:textId="77777777" w:rsidR="009B2754" w:rsidRPr="00781FAB" w:rsidRDefault="009B2754" w:rsidP="009B2754">
      <w:pPr>
        <w:rPr>
          <w:rFonts w:cstheme="minorHAnsi"/>
        </w:rPr>
      </w:pPr>
      <w:r w:rsidRPr="00781FAB">
        <w:rPr>
          <w:rFonts w:cstheme="minorHAnsi"/>
        </w:rPr>
        <w:t>{</w:t>
      </w:r>
    </w:p>
    <w:p w14:paraId="4E17F671" w14:textId="77777777" w:rsidR="009B2754" w:rsidRPr="00781FAB" w:rsidRDefault="009B2754" w:rsidP="009B2754">
      <w:pPr>
        <w:rPr>
          <w:rFonts w:cstheme="minorHAnsi"/>
        </w:rPr>
      </w:pPr>
      <w:r w:rsidRPr="00781FAB">
        <w:rPr>
          <w:rFonts w:cstheme="minorHAnsi"/>
        </w:rPr>
        <w:t xml:space="preserve">     Operation t;  </w:t>
      </w:r>
    </w:p>
    <w:p w14:paraId="0856210D" w14:textId="77777777" w:rsidR="009B2754" w:rsidRPr="00781FAB" w:rsidRDefault="009B2754" w:rsidP="009B2754">
      <w:pPr>
        <w:rPr>
          <w:rFonts w:cstheme="minorHAnsi"/>
        </w:rPr>
      </w:pPr>
      <w:r w:rsidRPr="00781FAB">
        <w:rPr>
          <w:rFonts w:cstheme="minorHAnsi"/>
        </w:rPr>
        <w:t xml:space="preserve">Favourite1(Operation t){  </w:t>
      </w:r>
    </w:p>
    <w:p w14:paraId="6B3E9496" w14:textId="77777777" w:rsidR="009B2754" w:rsidRPr="00781FAB" w:rsidRDefault="009B2754" w:rsidP="009B2754">
      <w:pPr>
        <w:rPr>
          <w:rFonts w:cstheme="minorHAnsi"/>
        </w:rPr>
      </w:pPr>
      <w:r w:rsidRPr="00781FAB">
        <w:rPr>
          <w:rFonts w:cstheme="minorHAnsi"/>
        </w:rPr>
        <w:t xml:space="preserve">this.t=t; </w:t>
      </w:r>
    </w:p>
    <w:p w14:paraId="5AD7266B" w14:textId="77777777" w:rsidR="009B2754" w:rsidRPr="00781FAB" w:rsidRDefault="009B2754" w:rsidP="009B2754">
      <w:pPr>
        <w:rPr>
          <w:rFonts w:cstheme="minorHAnsi"/>
        </w:rPr>
      </w:pPr>
      <w:r w:rsidRPr="00781FAB">
        <w:rPr>
          <w:rFonts w:cstheme="minorHAnsi"/>
        </w:rPr>
        <w:t>}</w:t>
      </w:r>
    </w:p>
    <w:p w14:paraId="0AE9AE51" w14:textId="77777777" w:rsidR="009B2754" w:rsidRPr="00781FAB" w:rsidRDefault="009B2754" w:rsidP="009B2754">
      <w:pPr>
        <w:rPr>
          <w:rFonts w:cstheme="minorHAnsi"/>
        </w:rPr>
      </w:pPr>
      <w:r w:rsidRPr="00781FAB">
        <w:rPr>
          <w:rFonts w:cstheme="minorHAnsi"/>
        </w:rPr>
        <w:t xml:space="preserve">  public void run()</w:t>
      </w:r>
    </w:p>
    <w:p w14:paraId="41D10BED" w14:textId="77777777" w:rsidR="009B2754" w:rsidRPr="00781FAB" w:rsidRDefault="009B2754" w:rsidP="009B2754">
      <w:pPr>
        <w:rPr>
          <w:rFonts w:cstheme="minorHAnsi"/>
        </w:rPr>
      </w:pPr>
      <w:r w:rsidRPr="00781FAB">
        <w:rPr>
          <w:rFonts w:cstheme="minorHAnsi"/>
        </w:rPr>
        <w:t xml:space="preserve">    {</w:t>
      </w:r>
    </w:p>
    <w:p w14:paraId="0BC36D46" w14:textId="77777777" w:rsidR="009B2754" w:rsidRPr="00781FAB" w:rsidRDefault="009B2754" w:rsidP="009B2754">
      <w:pPr>
        <w:rPr>
          <w:rFonts w:cstheme="minorHAnsi"/>
        </w:rPr>
      </w:pPr>
      <w:r w:rsidRPr="00781FAB">
        <w:rPr>
          <w:rFonts w:cstheme="minorHAnsi"/>
        </w:rPr>
        <w:t xml:space="preserve">    t.multiplication(5); </w:t>
      </w:r>
    </w:p>
    <w:p w14:paraId="6343D8AA" w14:textId="77777777" w:rsidR="009B2754" w:rsidRPr="00781FAB" w:rsidRDefault="009B2754" w:rsidP="009B2754">
      <w:pPr>
        <w:rPr>
          <w:rFonts w:cstheme="minorHAnsi"/>
        </w:rPr>
      </w:pPr>
      <w:r w:rsidRPr="00781FAB">
        <w:rPr>
          <w:rFonts w:cstheme="minorHAnsi"/>
        </w:rPr>
        <w:t xml:space="preserve">    }</w:t>
      </w:r>
    </w:p>
    <w:p w14:paraId="3CDBE17A" w14:textId="77777777" w:rsidR="009B2754" w:rsidRPr="00781FAB" w:rsidRDefault="009B2754" w:rsidP="009B2754">
      <w:pPr>
        <w:rPr>
          <w:rFonts w:cstheme="minorHAnsi"/>
        </w:rPr>
      </w:pPr>
      <w:r w:rsidRPr="00781FAB">
        <w:rPr>
          <w:rFonts w:cstheme="minorHAnsi"/>
        </w:rPr>
        <w:t>}</w:t>
      </w:r>
    </w:p>
    <w:p w14:paraId="5A65D87D" w14:textId="77777777" w:rsidR="009B2754" w:rsidRPr="00781FAB" w:rsidRDefault="009B2754" w:rsidP="009B2754">
      <w:pPr>
        <w:rPr>
          <w:rFonts w:cstheme="minorHAnsi"/>
        </w:rPr>
      </w:pPr>
      <w:r w:rsidRPr="00781FAB">
        <w:rPr>
          <w:rFonts w:cstheme="minorHAnsi"/>
        </w:rPr>
        <w:t>class Favourite2 extends Thread               /* Thread 2   */</w:t>
      </w:r>
    </w:p>
    <w:p w14:paraId="102F2514" w14:textId="77777777" w:rsidR="009B2754" w:rsidRPr="00781FAB" w:rsidRDefault="009B2754" w:rsidP="009B2754">
      <w:pPr>
        <w:rPr>
          <w:rFonts w:cstheme="minorHAnsi"/>
        </w:rPr>
      </w:pPr>
      <w:r w:rsidRPr="00781FAB">
        <w:rPr>
          <w:rFonts w:cstheme="minorHAnsi"/>
        </w:rPr>
        <w:t xml:space="preserve">{  </w:t>
      </w:r>
    </w:p>
    <w:p w14:paraId="7BAE38CB" w14:textId="77777777" w:rsidR="009B2754" w:rsidRPr="00781FAB" w:rsidRDefault="009B2754" w:rsidP="009B2754">
      <w:pPr>
        <w:rPr>
          <w:rFonts w:cstheme="minorHAnsi"/>
        </w:rPr>
      </w:pPr>
      <w:r w:rsidRPr="00781FAB">
        <w:rPr>
          <w:rFonts w:cstheme="minorHAnsi"/>
        </w:rPr>
        <w:t xml:space="preserve">    Operation t; </w:t>
      </w:r>
    </w:p>
    <w:p w14:paraId="65C5BD5A" w14:textId="77777777" w:rsidR="009B2754" w:rsidRPr="00781FAB" w:rsidRDefault="009B2754" w:rsidP="009B2754">
      <w:pPr>
        <w:rPr>
          <w:rFonts w:cstheme="minorHAnsi"/>
        </w:rPr>
      </w:pPr>
      <w:r w:rsidRPr="00781FAB">
        <w:rPr>
          <w:rFonts w:cstheme="minorHAnsi"/>
        </w:rPr>
        <w:t xml:space="preserve">  </w:t>
      </w:r>
    </w:p>
    <w:p w14:paraId="6DFE1E67" w14:textId="77777777" w:rsidR="009B2754" w:rsidRPr="00781FAB" w:rsidRDefault="009B2754" w:rsidP="009B2754">
      <w:pPr>
        <w:rPr>
          <w:rFonts w:cstheme="minorHAnsi"/>
        </w:rPr>
      </w:pPr>
      <w:r w:rsidRPr="00781FAB">
        <w:rPr>
          <w:rFonts w:cstheme="minorHAnsi"/>
        </w:rPr>
        <w:t xml:space="preserve">Favourite2(Operation t){  </w:t>
      </w:r>
    </w:p>
    <w:p w14:paraId="48E14729" w14:textId="77777777" w:rsidR="009B2754" w:rsidRPr="00781FAB" w:rsidRDefault="009B2754" w:rsidP="009B2754">
      <w:pPr>
        <w:rPr>
          <w:rFonts w:cstheme="minorHAnsi"/>
        </w:rPr>
      </w:pPr>
      <w:r w:rsidRPr="00781FAB">
        <w:rPr>
          <w:rFonts w:cstheme="minorHAnsi"/>
        </w:rPr>
        <w:t xml:space="preserve">this.t=t;  </w:t>
      </w:r>
    </w:p>
    <w:p w14:paraId="0573BF8C" w14:textId="77777777" w:rsidR="009B2754" w:rsidRPr="00781FAB" w:rsidRDefault="009B2754" w:rsidP="009B2754">
      <w:pPr>
        <w:rPr>
          <w:rFonts w:cstheme="minorHAnsi"/>
        </w:rPr>
      </w:pPr>
      <w:r w:rsidRPr="00781FAB">
        <w:rPr>
          <w:rFonts w:cstheme="minorHAnsi"/>
        </w:rPr>
        <w:t xml:space="preserve">}  </w:t>
      </w:r>
    </w:p>
    <w:p w14:paraId="4488148F" w14:textId="77777777" w:rsidR="009B2754" w:rsidRPr="00781FAB" w:rsidRDefault="009B2754" w:rsidP="009B2754">
      <w:pPr>
        <w:rPr>
          <w:rFonts w:cstheme="minorHAnsi"/>
        </w:rPr>
      </w:pPr>
      <w:r w:rsidRPr="00781FAB">
        <w:rPr>
          <w:rFonts w:cstheme="minorHAnsi"/>
        </w:rPr>
        <w:t xml:space="preserve">   public void run()</w:t>
      </w:r>
    </w:p>
    <w:p w14:paraId="33897C5B" w14:textId="77777777" w:rsidR="009B2754" w:rsidRPr="00781FAB" w:rsidRDefault="009B2754" w:rsidP="009B2754">
      <w:pPr>
        <w:rPr>
          <w:rFonts w:cstheme="minorHAnsi"/>
        </w:rPr>
      </w:pPr>
      <w:r w:rsidRPr="00781FAB">
        <w:rPr>
          <w:rFonts w:cstheme="minorHAnsi"/>
        </w:rPr>
        <w:t xml:space="preserve">    {</w:t>
      </w:r>
    </w:p>
    <w:p w14:paraId="3C7470B2" w14:textId="77777777" w:rsidR="009B2754" w:rsidRPr="00781FAB" w:rsidRDefault="009B2754" w:rsidP="009B2754">
      <w:pPr>
        <w:rPr>
          <w:rFonts w:cstheme="minorHAnsi"/>
        </w:rPr>
      </w:pPr>
      <w:r w:rsidRPr="00781FAB">
        <w:rPr>
          <w:rFonts w:cstheme="minorHAnsi"/>
        </w:rPr>
        <w:lastRenderedPageBreak/>
        <w:t xml:space="preserve">    t.multiplication(10); </w:t>
      </w:r>
    </w:p>
    <w:p w14:paraId="5A143AFF" w14:textId="77777777" w:rsidR="009B2754" w:rsidRPr="00781FAB" w:rsidRDefault="009B2754" w:rsidP="009B2754">
      <w:pPr>
        <w:rPr>
          <w:rFonts w:cstheme="minorHAnsi"/>
        </w:rPr>
      </w:pPr>
      <w:r w:rsidRPr="00781FAB">
        <w:rPr>
          <w:rFonts w:cstheme="minorHAnsi"/>
        </w:rPr>
        <w:t xml:space="preserve">    }</w:t>
      </w:r>
    </w:p>
    <w:p w14:paraId="55283CC6" w14:textId="77777777" w:rsidR="009B2754" w:rsidRPr="00781FAB" w:rsidRDefault="009B2754" w:rsidP="009B2754">
      <w:pPr>
        <w:rPr>
          <w:rFonts w:cstheme="minorHAnsi"/>
        </w:rPr>
      </w:pPr>
      <w:r w:rsidRPr="00781FAB">
        <w:rPr>
          <w:rFonts w:cstheme="minorHAnsi"/>
        </w:rPr>
        <w:t>}</w:t>
      </w:r>
    </w:p>
    <w:p w14:paraId="03B0669A" w14:textId="77777777" w:rsidR="009B2754" w:rsidRPr="00781FAB" w:rsidRDefault="009B2754" w:rsidP="009B2754">
      <w:pPr>
        <w:rPr>
          <w:rFonts w:cstheme="minorHAnsi"/>
        </w:rPr>
      </w:pPr>
    </w:p>
    <w:p w14:paraId="215CE04A" w14:textId="77777777" w:rsidR="009B2754" w:rsidRPr="00781FAB" w:rsidRDefault="009B2754" w:rsidP="009B2754">
      <w:pPr>
        <w:rPr>
          <w:rFonts w:cstheme="minorHAnsi"/>
        </w:rPr>
      </w:pPr>
      <w:r w:rsidRPr="00781FAB">
        <w:rPr>
          <w:rFonts w:cstheme="minorHAnsi"/>
        </w:rPr>
        <w:t>public class Main                                       /* Main block*/</w:t>
      </w:r>
    </w:p>
    <w:p w14:paraId="03152F28" w14:textId="77777777" w:rsidR="009B2754" w:rsidRPr="00781FAB" w:rsidRDefault="009B2754" w:rsidP="009B2754">
      <w:pPr>
        <w:rPr>
          <w:rFonts w:cstheme="minorHAnsi"/>
        </w:rPr>
      </w:pPr>
      <w:r w:rsidRPr="00781FAB">
        <w:rPr>
          <w:rFonts w:cstheme="minorHAnsi"/>
        </w:rPr>
        <w:t>{</w:t>
      </w:r>
    </w:p>
    <w:p w14:paraId="5EBED4D1" w14:textId="77777777" w:rsidR="009B2754" w:rsidRPr="00781FAB" w:rsidRDefault="009B2754" w:rsidP="009B2754">
      <w:pPr>
        <w:rPr>
          <w:rFonts w:cstheme="minorHAnsi"/>
        </w:rPr>
      </w:pPr>
      <w:r w:rsidRPr="00781FAB">
        <w:rPr>
          <w:rFonts w:cstheme="minorHAnsi"/>
        </w:rPr>
        <w:tab/>
        <w:t xml:space="preserve">public static void main(String[] args) </w:t>
      </w:r>
    </w:p>
    <w:p w14:paraId="59F7341D" w14:textId="77777777" w:rsidR="009B2754" w:rsidRPr="00781FAB" w:rsidRDefault="009B2754" w:rsidP="009B2754">
      <w:pPr>
        <w:rPr>
          <w:rFonts w:cstheme="minorHAnsi"/>
        </w:rPr>
      </w:pPr>
      <w:r w:rsidRPr="00781FAB">
        <w:rPr>
          <w:rFonts w:cstheme="minorHAnsi"/>
        </w:rPr>
        <w:tab/>
        <w:t>{</w:t>
      </w:r>
    </w:p>
    <w:p w14:paraId="7B971360" w14:textId="77777777" w:rsidR="009B2754" w:rsidRPr="00781FAB" w:rsidRDefault="009B2754" w:rsidP="009B2754">
      <w:pPr>
        <w:rPr>
          <w:rFonts w:cstheme="minorHAnsi"/>
        </w:rPr>
      </w:pPr>
      <w:r w:rsidRPr="00781FAB">
        <w:rPr>
          <w:rFonts w:cstheme="minorHAnsi"/>
        </w:rPr>
        <w:tab/>
        <w:t xml:space="preserve">Operation obj = new Operation();//only one object  </w:t>
      </w:r>
    </w:p>
    <w:p w14:paraId="6DCF37B8" w14:textId="77777777" w:rsidR="009B2754" w:rsidRPr="00781FAB" w:rsidRDefault="009B2754" w:rsidP="009B2754">
      <w:pPr>
        <w:rPr>
          <w:rFonts w:cstheme="minorHAnsi"/>
        </w:rPr>
      </w:pPr>
      <w:r w:rsidRPr="00781FAB">
        <w:rPr>
          <w:rFonts w:cstheme="minorHAnsi"/>
        </w:rPr>
        <w:tab/>
      </w:r>
      <w:r w:rsidRPr="00781FAB">
        <w:rPr>
          <w:rFonts w:cstheme="minorHAnsi"/>
        </w:rPr>
        <w:tab/>
        <w:t>Favourite1 t1= new Favourite1(obj);</w:t>
      </w:r>
    </w:p>
    <w:p w14:paraId="419972C6" w14:textId="77777777" w:rsidR="009B2754" w:rsidRPr="00781FAB" w:rsidRDefault="009B2754" w:rsidP="009B2754">
      <w:pPr>
        <w:rPr>
          <w:rFonts w:cstheme="minorHAnsi"/>
        </w:rPr>
      </w:pPr>
      <w:r w:rsidRPr="00781FAB">
        <w:rPr>
          <w:rFonts w:cstheme="minorHAnsi"/>
        </w:rPr>
        <w:tab/>
      </w:r>
      <w:r w:rsidRPr="00781FAB">
        <w:rPr>
          <w:rFonts w:cstheme="minorHAnsi"/>
        </w:rPr>
        <w:tab/>
        <w:t>Favourite2 t2= new Favourite2(obj);</w:t>
      </w:r>
    </w:p>
    <w:p w14:paraId="36D4E32F" w14:textId="77777777" w:rsidR="009B2754" w:rsidRPr="00781FAB" w:rsidRDefault="009B2754" w:rsidP="009B2754">
      <w:pPr>
        <w:rPr>
          <w:rFonts w:cstheme="minorHAnsi"/>
        </w:rPr>
      </w:pPr>
      <w:r w:rsidRPr="00781FAB">
        <w:rPr>
          <w:rFonts w:cstheme="minorHAnsi"/>
        </w:rPr>
        <w:tab/>
      </w:r>
      <w:r w:rsidRPr="00781FAB">
        <w:rPr>
          <w:rFonts w:cstheme="minorHAnsi"/>
        </w:rPr>
        <w:tab/>
        <w:t>t1.start();</w:t>
      </w:r>
    </w:p>
    <w:p w14:paraId="201C3FF8" w14:textId="77777777" w:rsidR="009B2754" w:rsidRPr="00781FAB" w:rsidRDefault="009B2754" w:rsidP="009B2754">
      <w:pPr>
        <w:rPr>
          <w:rFonts w:cstheme="minorHAnsi"/>
        </w:rPr>
      </w:pPr>
      <w:r w:rsidRPr="00781FAB">
        <w:rPr>
          <w:rFonts w:cstheme="minorHAnsi"/>
        </w:rPr>
        <w:tab/>
      </w:r>
      <w:r w:rsidRPr="00781FAB">
        <w:rPr>
          <w:rFonts w:cstheme="minorHAnsi"/>
        </w:rPr>
        <w:tab/>
        <w:t>t2.start();</w:t>
      </w:r>
    </w:p>
    <w:p w14:paraId="76CEC1EA" w14:textId="77777777" w:rsidR="009B2754" w:rsidRPr="00781FAB" w:rsidRDefault="009B2754" w:rsidP="009B2754">
      <w:pPr>
        <w:rPr>
          <w:rFonts w:cstheme="minorHAnsi"/>
        </w:rPr>
      </w:pPr>
      <w:r w:rsidRPr="00781FAB">
        <w:rPr>
          <w:rFonts w:cstheme="minorHAnsi"/>
        </w:rPr>
        <w:tab/>
        <w:t>}</w:t>
      </w:r>
    </w:p>
    <w:p w14:paraId="74F23061" w14:textId="77777777" w:rsidR="009B2754" w:rsidRPr="00781FAB" w:rsidRDefault="009B2754" w:rsidP="009B2754">
      <w:pPr>
        <w:rPr>
          <w:rFonts w:cstheme="minorHAnsi"/>
        </w:rPr>
      </w:pPr>
      <w:r w:rsidRPr="00781FAB">
        <w:rPr>
          <w:rFonts w:cstheme="minorHAnsi"/>
        </w:rPr>
        <w:t>}</w:t>
      </w:r>
    </w:p>
    <w:p w14:paraId="0A36FB8B" w14:textId="77777777" w:rsidR="009B2754" w:rsidRPr="007F0C28" w:rsidRDefault="009B2754" w:rsidP="009B2754">
      <w:pPr>
        <w:keepNext/>
        <w:jc w:val="center"/>
        <w:rPr>
          <w:rFonts w:cstheme="minorHAnsi"/>
        </w:rPr>
      </w:pPr>
      <w:r w:rsidRPr="007F0C28">
        <w:rPr>
          <w:rFonts w:cstheme="minorHAnsi"/>
          <w:noProof/>
        </w:rPr>
        <w:drawing>
          <wp:inline distT="0" distB="0" distL="0" distR="0" wp14:anchorId="58517F66" wp14:editId="49915A8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A5CB22C" w14:textId="77777777" w:rsidR="009B2754" w:rsidRPr="00781FAB" w:rsidRDefault="009B2754" w:rsidP="009B2754">
      <w:pPr>
        <w:pStyle w:val="Caption"/>
        <w:jc w:val="center"/>
        <w:rPr>
          <w:rFonts w:cstheme="minorHAnsi"/>
          <w:i w:val="0"/>
          <w:rPrChange w:id="679" w:author="Microsoft" w:date="2020-04-15T17:12:00Z">
            <w:rPr>
              <w:rFonts w:cstheme="minorHAnsi"/>
            </w:rPr>
          </w:rPrChange>
        </w:rPr>
      </w:pPr>
      <w:r w:rsidRPr="00781FAB">
        <w:rPr>
          <w:rFonts w:cstheme="minorHAnsi"/>
          <w:i w:val="0"/>
          <w:rPrChange w:id="680" w:author="Microsoft" w:date="2020-04-15T17:12:00Z">
            <w:rPr>
              <w:rFonts w:cstheme="minorHAnsi"/>
            </w:rPr>
          </w:rPrChange>
        </w:rPr>
        <w:t xml:space="preserve">Figure </w:t>
      </w:r>
      <w:r w:rsidRPr="00781FAB">
        <w:rPr>
          <w:rFonts w:cstheme="minorHAnsi"/>
          <w:i w:val="0"/>
          <w:rPrChange w:id="681" w:author="Microsoft" w:date="2020-04-15T17:12:00Z">
            <w:rPr>
              <w:rFonts w:cstheme="minorHAnsi"/>
            </w:rPr>
          </w:rPrChange>
        </w:rPr>
        <w:fldChar w:fldCharType="begin"/>
      </w:r>
      <w:r w:rsidRPr="00781FAB">
        <w:rPr>
          <w:rFonts w:cstheme="minorHAnsi"/>
          <w:i w:val="0"/>
          <w:rPrChange w:id="682" w:author="Microsoft" w:date="2020-04-15T17:12:00Z">
            <w:rPr>
              <w:rFonts w:cstheme="minorHAnsi"/>
            </w:rPr>
          </w:rPrChange>
        </w:rPr>
        <w:instrText xml:space="preserve"> SEQ Figure \* ARABIC </w:instrText>
      </w:r>
      <w:r w:rsidRPr="00781FAB">
        <w:rPr>
          <w:rFonts w:cstheme="minorHAnsi"/>
          <w:i w:val="0"/>
          <w:rPrChange w:id="683" w:author="Microsoft" w:date="2020-04-15T17:12:00Z">
            <w:rPr>
              <w:rFonts w:cstheme="minorHAnsi"/>
            </w:rPr>
          </w:rPrChange>
        </w:rPr>
        <w:fldChar w:fldCharType="separate"/>
      </w:r>
      <w:ins w:id="684" w:author="Microsoft" w:date="2020-04-15T17:35:00Z">
        <w:r w:rsidR="007F0C28">
          <w:rPr>
            <w:rFonts w:cstheme="minorHAnsi"/>
            <w:i w:val="0"/>
            <w:noProof/>
          </w:rPr>
          <w:t>12</w:t>
        </w:r>
      </w:ins>
      <w:del w:id="685" w:author="Microsoft" w:date="2020-04-11T14:17:00Z">
        <w:r w:rsidR="00B719C4" w:rsidRPr="00781FAB" w:rsidDel="0038259E">
          <w:rPr>
            <w:rFonts w:cstheme="minorHAnsi"/>
            <w:i w:val="0"/>
            <w:noProof/>
            <w:rPrChange w:id="686" w:author="Microsoft" w:date="2020-04-15T17:12:00Z">
              <w:rPr>
                <w:rFonts w:cstheme="minorHAnsi"/>
                <w:noProof/>
              </w:rPr>
            </w:rPrChange>
          </w:rPr>
          <w:delText>11</w:delText>
        </w:r>
      </w:del>
      <w:r w:rsidRPr="00781FAB">
        <w:rPr>
          <w:rFonts w:cstheme="minorHAnsi"/>
          <w:i w:val="0"/>
          <w:rPrChange w:id="687" w:author="Microsoft" w:date="2020-04-15T17:12:00Z">
            <w:rPr>
              <w:rFonts w:cstheme="minorHAnsi"/>
            </w:rPr>
          </w:rPrChange>
        </w:rPr>
        <w:fldChar w:fldCharType="end"/>
      </w:r>
      <w:r w:rsidRPr="00781FAB">
        <w:rPr>
          <w:rFonts w:cstheme="minorHAnsi"/>
          <w:i w:val="0"/>
          <w:rPrChange w:id="688" w:author="Microsoft" w:date="2020-04-15T17:12:00Z">
            <w:rPr>
              <w:rFonts w:cstheme="minorHAnsi"/>
            </w:rPr>
          </w:rPrChange>
        </w:rPr>
        <w:t>: Static synchronization.</w:t>
      </w:r>
    </w:p>
    <w:p w14:paraId="512C4868" w14:textId="2F58E728" w:rsidR="001D64E7" w:rsidRPr="00D55598" w:rsidRDefault="00A567D8" w:rsidP="00F61B6F">
      <w:pPr>
        <w:rPr>
          <w:rFonts w:cstheme="minorHAnsi"/>
          <w:b/>
          <w:sz w:val="24"/>
          <w:szCs w:val="24"/>
        </w:rPr>
      </w:pPr>
      <w:r w:rsidRPr="00781FAB">
        <w:rPr>
          <w:rFonts w:cstheme="minorHAnsi"/>
          <w:sz w:val="24"/>
          <w:szCs w:val="24"/>
        </w:rPr>
        <w:t xml:space="preserve">We can’t perform an </w:t>
      </w:r>
      <w:r w:rsidRPr="00781FAB">
        <w:rPr>
          <w:rFonts w:cstheme="minorHAnsi"/>
          <w:b/>
          <w:sz w:val="24"/>
          <w:szCs w:val="24"/>
        </w:rPr>
        <w:t xml:space="preserve">Inter thread synchronization </w:t>
      </w:r>
      <w:r w:rsidRPr="0026078C">
        <w:rPr>
          <w:rFonts w:cstheme="minorHAnsi"/>
          <w:sz w:val="24"/>
          <w:szCs w:val="24"/>
        </w:rPr>
        <w:t>for the above problem</w:t>
      </w:r>
      <w:r w:rsidRPr="0026078C">
        <w:rPr>
          <w:rFonts w:cstheme="minorHAnsi"/>
          <w:b/>
          <w:sz w:val="24"/>
          <w:szCs w:val="24"/>
        </w:rPr>
        <w:t>.</w:t>
      </w:r>
      <w:r w:rsidRPr="007F0C28">
        <w:rPr>
          <w:rFonts w:cstheme="minorHAnsi"/>
          <w:sz w:val="24"/>
          <w:szCs w:val="24"/>
        </w:rPr>
        <w:t xml:space="preserve"> It’s mostly based on the conditional variable synchronization which we saw in multithread C programming.</w:t>
      </w:r>
      <w:del w:id="689" w:author="Microsoft" w:date="2020-04-13T08:53:00Z">
        <w:r w:rsidRPr="00D55598" w:rsidDel="00CD6463">
          <w:rPr>
            <w:rFonts w:cstheme="minorHAnsi"/>
            <w:sz w:val="24"/>
            <w:szCs w:val="24"/>
          </w:rPr>
          <w:delText xml:space="preserve"> </w:delText>
        </w:r>
        <w:commentRangeStart w:id="690"/>
        <w:commentRangeStart w:id="691"/>
        <w:r w:rsidRPr="00D55598" w:rsidDel="00CD6463">
          <w:rPr>
            <w:rFonts w:cstheme="minorHAnsi"/>
            <w:sz w:val="24"/>
            <w:szCs w:val="24"/>
          </w:rPr>
          <w:delText>Inter thread synchronization can be used for different functions inside a same class</w:delText>
        </w:r>
      </w:del>
      <w:r w:rsidRPr="00D55598">
        <w:rPr>
          <w:rFonts w:cstheme="minorHAnsi"/>
          <w:sz w:val="24"/>
          <w:szCs w:val="24"/>
        </w:rPr>
        <w:t xml:space="preserve">. </w:t>
      </w:r>
      <w:commentRangeEnd w:id="690"/>
      <w:r w:rsidR="00552DB9" w:rsidRPr="007F0C28">
        <w:rPr>
          <w:rStyle w:val="CommentReference"/>
          <w:rFonts w:cstheme="minorHAnsi"/>
        </w:rPr>
        <w:commentReference w:id="690"/>
      </w:r>
      <w:commentRangeEnd w:id="691"/>
      <w:r w:rsidR="00CD6463" w:rsidRPr="007F0C28">
        <w:rPr>
          <w:rStyle w:val="CommentReference"/>
          <w:rFonts w:cstheme="minorHAnsi"/>
        </w:rPr>
        <w:commentReference w:id="691"/>
      </w:r>
      <w:r w:rsidRPr="007F0C28">
        <w:rPr>
          <w:rFonts w:cstheme="minorHAnsi"/>
          <w:sz w:val="24"/>
          <w:szCs w:val="24"/>
        </w:rPr>
        <w:t>So, the example has to be slightly changed for this.</w:t>
      </w:r>
    </w:p>
    <w:p w14:paraId="2AE29287" w14:textId="77777777" w:rsidR="00724ADB" w:rsidRPr="00D55598" w:rsidRDefault="00724ADB" w:rsidP="00724ADB">
      <w:pPr>
        <w:rPr>
          <w:rFonts w:cstheme="minorHAnsi"/>
          <w:sz w:val="24"/>
          <w:szCs w:val="24"/>
        </w:rPr>
      </w:pPr>
      <w:r w:rsidRPr="00D55598">
        <w:rPr>
          <w:rFonts w:cstheme="minorHAnsi"/>
          <w:sz w:val="24"/>
          <w:szCs w:val="24"/>
        </w:rPr>
        <w:lastRenderedPageBreak/>
        <w:t>class Operation                /* Critical section */</w:t>
      </w:r>
    </w:p>
    <w:p w14:paraId="511C093A" w14:textId="77777777" w:rsidR="00724ADB" w:rsidRPr="00FC394D" w:rsidRDefault="00724ADB" w:rsidP="00724ADB">
      <w:pPr>
        <w:rPr>
          <w:rFonts w:cstheme="minorHAnsi"/>
          <w:sz w:val="24"/>
          <w:szCs w:val="24"/>
        </w:rPr>
      </w:pPr>
      <w:r w:rsidRPr="00FC394D">
        <w:rPr>
          <w:rFonts w:cstheme="minorHAnsi"/>
          <w:sz w:val="24"/>
          <w:szCs w:val="24"/>
        </w:rPr>
        <w:t>{</w:t>
      </w:r>
    </w:p>
    <w:p w14:paraId="3B9ADB26" w14:textId="77777777" w:rsidR="00724ADB" w:rsidRPr="006274E9" w:rsidRDefault="00724ADB" w:rsidP="00724ADB">
      <w:pPr>
        <w:rPr>
          <w:rFonts w:cstheme="minorHAnsi"/>
          <w:sz w:val="24"/>
          <w:szCs w:val="24"/>
        </w:rPr>
      </w:pPr>
      <w:r w:rsidRPr="006274E9">
        <w:rPr>
          <w:rFonts w:cstheme="minorHAnsi"/>
          <w:sz w:val="24"/>
          <w:szCs w:val="24"/>
        </w:rPr>
        <w:t xml:space="preserve">    int a=5;</w:t>
      </w:r>
    </w:p>
    <w:p w14:paraId="3ED61BEB" w14:textId="77777777" w:rsidR="00724ADB" w:rsidRPr="00D604D6" w:rsidRDefault="00724ADB" w:rsidP="00724ADB">
      <w:pPr>
        <w:rPr>
          <w:rFonts w:cstheme="minorHAnsi"/>
          <w:sz w:val="24"/>
          <w:szCs w:val="24"/>
        </w:rPr>
      </w:pPr>
      <w:r w:rsidRPr="00D604D6">
        <w:rPr>
          <w:rFonts w:cstheme="minorHAnsi"/>
          <w:sz w:val="24"/>
          <w:szCs w:val="24"/>
        </w:rPr>
        <w:t xml:space="preserve">    int b=10;</w:t>
      </w:r>
    </w:p>
    <w:p w14:paraId="36F9DB6A" w14:textId="77777777" w:rsidR="00724ADB" w:rsidRPr="00D604D6" w:rsidRDefault="00724ADB" w:rsidP="00724ADB">
      <w:pPr>
        <w:rPr>
          <w:rFonts w:cstheme="minorHAnsi"/>
          <w:sz w:val="24"/>
          <w:szCs w:val="24"/>
        </w:rPr>
      </w:pPr>
      <w:r w:rsidRPr="00D604D6">
        <w:rPr>
          <w:rFonts w:cstheme="minorHAnsi"/>
          <w:sz w:val="24"/>
          <w:szCs w:val="24"/>
        </w:rPr>
        <w:t xml:space="preserve">    int c=0;</w:t>
      </w:r>
    </w:p>
    <w:p w14:paraId="2A635191" w14:textId="77777777" w:rsidR="00724ADB" w:rsidRPr="00362B69" w:rsidRDefault="00724ADB" w:rsidP="00724ADB">
      <w:pPr>
        <w:rPr>
          <w:rFonts w:cstheme="minorHAnsi"/>
          <w:sz w:val="24"/>
          <w:szCs w:val="24"/>
        </w:rPr>
      </w:pPr>
      <w:r w:rsidRPr="00C6383D">
        <w:rPr>
          <w:rFonts w:cstheme="minorHAnsi"/>
          <w:sz w:val="24"/>
          <w:szCs w:val="24"/>
        </w:rPr>
        <w:t xml:space="preserve">    i</w:t>
      </w:r>
      <w:r w:rsidRPr="00362B69">
        <w:rPr>
          <w:rFonts w:cstheme="minorHAnsi"/>
          <w:sz w:val="24"/>
          <w:szCs w:val="24"/>
        </w:rPr>
        <w:t>nt temp=0;</w:t>
      </w:r>
    </w:p>
    <w:p w14:paraId="3F3CFC45"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1A6BFAE" w14:textId="77777777" w:rsidR="00724ADB" w:rsidRPr="00781FAB" w:rsidRDefault="00724ADB" w:rsidP="00724ADB">
      <w:pPr>
        <w:rPr>
          <w:rFonts w:cstheme="minorHAnsi"/>
          <w:sz w:val="24"/>
          <w:szCs w:val="24"/>
        </w:rPr>
      </w:pPr>
      <w:r w:rsidRPr="00781FAB">
        <w:rPr>
          <w:rFonts w:cstheme="minorHAnsi"/>
          <w:sz w:val="24"/>
          <w:szCs w:val="24"/>
        </w:rPr>
        <w:t xml:space="preserve">  synchronized void subtraction (int a,int b)          /* Synchronization method */</w:t>
      </w:r>
    </w:p>
    <w:p w14:paraId="15143D2C"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447B74FC" w14:textId="77777777" w:rsidR="00724ADB" w:rsidRPr="00781FAB" w:rsidRDefault="00724ADB" w:rsidP="00724ADB">
      <w:pPr>
        <w:rPr>
          <w:rFonts w:cstheme="minorHAnsi"/>
          <w:sz w:val="24"/>
          <w:szCs w:val="24"/>
        </w:rPr>
      </w:pPr>
      <w:r w:rsidRPr="00781FAB">
        <w:rPr>
          <w:rFonts w:cstheme="minorHAnsi"/>
          <w:sz w:val="24"/>
          <w:szCs w:val="24"/>
        </w:rPr>
        <w:t xml:space="preserve">        if(this.a &lt; b)</w:t>
      </w:r>
    </w:p>
    <w:p w14:paraId="4F43C3A2"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75B500C1" w14:textId="77777777" w:rsidR="00724ADB" w:rsidRPr="00781FAB" w:rsidRDefault="00724ADB" w:rsidP="00724ADB">
      <w:pPr>
        <w:rPr>
          <w:rFonts w:cstheme="minorHAnsi"/>
          <w:sz w:val="24"/>
          <w:szCs w:val="24"/>
        </w:rPr>
      </w:pPr>
      <w:r w:rsidRPr="00781FAB">
        <w:rPr>
          <w:rFonts w:cstheme="minorHAnsi"/>
          <w:sz w:val="24"/>
          <w:szCs w:val="24"/>
        </w:rPr>
        <w:t xml:space="preserve">            System.out.println("waiting for the result from sword");</w:t>
      </w:r>
    </w:p>
    <w:p w14:paraId="3BEAE353" w14:textId="77777777" w:rsidR="00724ADB" w:rsidRPr="00781FAB" w:rsidRDefault="00724ADB" w:rsidP="00724ADB">
      <w:pPr>
        <w:rPr>
          <w:rFonts w:cstheme="minorHAnsi"/>
          <w:sz w:val="24"/>
          <w:szCs w:val="24"/>
        </w:rPr>
      </w:pPr>
      <w:r w:rsidRPr="00781FAB">
        <w:rPr>
          <w:rFonts w:cstheme="minorHAnsi"/>
          <w:sz w:val="24"/>
          <w:szCs w:val="24"/>
        </w:rPr>
        <w:t xml:space="preserve">         try{wait();}catch(Exception e){}  /* this wait command waits till it gets notified by notify command*/ </w:t>
      </w:r>
    </w:p>
    <w:p w14:paraId="3D1FC0B1"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06302277" w14:textId="77777777" w:rsidR="00724ADB" w:rsidRPr="00781FAB" w:rsidRDefault="00724ADB" w:rsidP="00724ADB">
      <w:pPr>
        <w:rPr>
          <w:rFonts w:cstheme="minorHAnsi"/>
          <w:sz w:val="24"/>
          <w:szCs w:val="24"/>
        </w:rPr>
      </w:pPr>
      <w:r w:rsidRPr="00781FAB">
        <w:rPr>
          <w:rFonts w:cstheme="minorHAnsi"/>
          <w:sz w:val="24"/>
          <w:szCs w:val="24"/>
        </w:rPr>
        <w:t xml:space="preserve">        c = this.a - this.b;</w:t>
      </w:r>
    </w:p>
    <w:p w14:paraId="7FA6F2BD" w14:textId="77777777" w:rsidR="00724ADB" w:rsidRPr="00781FAB" w:rsidRDefault="00724ADB" w:rsidP="00724ADB">
      <w:pPr>
        <w:rPr>
          <w:rFonts w:cstheme="minorHAnsi"/>
          <w:sz w:val="24"/>
          <w:szCs w:val="24"/>
        </w:rPr>
      </w:pPr>
      <w:r w:rsidRPr="00781FAB">
        <w:rPr>
          <w:rFonts w:cstheme="minorHAnsi"/>
          <w:sz w:val="24"/>
          <w:szCs w:val="24"/>
        </w:rPr>
        <w:t xml:space="preserve">        System.out.println("Subtraction completed and value is " + c);</w:t>
      </w:r>
    </w:p>
    <w:p w14:paraId="42BB2FC0"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223B297" w14:textId="77777777" w:rsidR="00724ADB" w:rsidRPr="00781FAB" w:rsidRDefault="00724ADB" w:rsidP="00724ADB">
      <w:pPr>
        <w:rPr>
          <w:rFonts w:cstheme="minorHAnsi"/>
          <w:sz w:val="24"/>
          <w:szCs w:val="24"/>
        </w:rPr>
      </w:pPr>
    </w:p>
    <w:p w14:paraId="4E871C87" w14:textId="77777777" w:rsidR="00724ADB" w:rsidRPr="00781FAB" w:rsidRDefault="00724ADB" w:rsidP="00724ADB">
      <w:pPr>
        <w:rPr>
          <w:rFonts w:cstheme="minorHAnsi"/>
          <w:sz w:val="24"/>
          <w:szCs w:val="24"/>
        </w:rPr>
      </w:pPr>
      <w:r w:rsidRPr="00781FAB">
        <w:rPr>
          <w:rFonts w:cstheme="minorHAnsi"/>
          <w:sz w:val="24"/>
          <w:szCs w:val="24"/>
        </w:rPr>
        <w:t>synchronized void sword (int a,int b)</w:t>
      </w:r>
    </w:p>
    <w:p w14:paraId="305E406F"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ADAB08D" w14:textId="77777777" w:rsidR="00724ADB" w:rsidRPr="00781FAB" w:rsidRDefault="00724ADB" w:rsidP="00724ADB">
      <w:pPr>
        <w:rPr>
          <w:rFonts w:cstheme="minorHAnsi"/>
          <w:sz w:val="24"/>
          <w:szCs w:val="24"/>
        </w:rPr>
      </w:pPr>
      <w:r w:rsidRPr="00781FAB">
        <w:rPr>
          <w:rFonts w:cstheme="minorHAnsi"/>
          <w:sz w:val="24"/>
          <w:szCs w:val="24"/>
        </w:rPr>
        <w:t xml:space="preserve">   System.out.println("swapping the values");</w:t>
      </w:r>
    </w:p>
    <w:p w14:paraId="22B3DCFA" w14:textId="77777777" w:rsidR="00724ADB" w:rsidRPr="00781FAB" w:rsidRDefault="00724ADB" w:rsidP="00724ADB">
      <w:pPr>
        <w:rPr>
          <w:rFonts w:cstheme="minorHAnsi"/>
          <w:sz w:val="24"/>
          <w:szCs w:val="24"/>
        </w:rPr>
      </w:pPr>
      <w:r w:rsidRPr="00781FAB">
        <w:rPr>
          <w:rFonts w:cstheme="minorHAnsi"/>
          <w:sz w:val="24"/>
          <w:szCs w:val="24"/>
        </w:rPr>
        <w:t xml:space="preserve">   temp = a;</w:t>
      </w:r>
    </w:p>
    <w:p w14:paraId="69312ECC" w14:textId="77777777" w:rsidR="00724ADB" w:rsidRPr="00781FAB" w:rsidRDefault="00724ADB" w:rsidP="00724ADB">
      <w:pPr>
        <w:rPr>
          <w:rFonts w:cstheme="minorHAnsi"/>
          <w:sz w:val="24"/>
          <w:szCs w:val="24"/>
        </w:rPr>
      </w:pPr>
      <w:r w:rsidRPr="00781FAB">
        <w:rPr>
          <w:rFonts w:cstheme="minorHAnsi"/>
          <w:sz w:val="24"/>
          <w:szCs w:val="24"/>
        </w:rPr>
        <w:t xml:space="preserve">   this.a =b;</w:t>
      </w:r>
    </w:p>
    <w:p w14:paraId="1EDD28FE" w14:textId="77777777" w:rsidR="00724ADB" w:rsidRPr="00781FAB" w:rsidRDefault="00724ADB" w:rsidP="00724ADB">
      <w:pPr>
        <w:rPr>
          <w:rFonts w:cstheme="minorHAnsi"/>
          <w:sz w:val="24"/>
          <w:szCs w:val="24"/>
        </w:rPr>
      </w:pPr>
      <w:r w:rsidRPr="00781FAB">
        <w:rPr>
          <w:rFonts w:cstheme="minorHAnsi"/>
          <w:sz w:val="24"/>
          <w:szCs w:val="24"/>
        </w:rPr>
        <w:t xml:space="preserve">   this.b =temp;</w:t>
      </w:r>
    </w:p>
    <w:p w14:paraId="257A6CCB" w14:textId="77777777" w:rsidR="00724ADB" w:rsidRPr="00781FAB" w:rsidRDefault="00724ADB" w:rsidP="00724ADB">
      <w:pPr>
        <w:rPr>
          <w:rFonts w:cstheme="minorHAnsi"/>
          <w:sz w:val="24"/>
          <w:szCs w:val="24"/>
        </w:rPr>
      </w:pPr>
      <w:r w:rsidRPr="00781FAB">
        <w:rPr>
          <w:rFonts w:cstheme="minorHAnsi"/>
          <w:sz w:val="24"/>
          <w:szCs w:val="24"/>
        </w:rPr>
        <w:t xml:space="preserve">    notify();  /* notifies the wait command and shares the value */</w:t>
      </w:r>
    </w:p>
    <w:p w14:paraId="64AC7D63"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48533068" w14:textId="77777777" w:rsidR="00724ADB" w:rsidRPr="00781FAB" w:rsidRDefault="00724ADB" w:rsidP="00724ADB">
      <w:pPr>
        <w:rPr>
          <w:rFonts w:cstheme="minorHAnsi"/>
          <w:sz w:val="24"/>
          <w:szCs w:val="24"/>
        </w:rPr>
      </w:pPr>
      <w:r w:rsidRPr="00781FAB">
        <w:rPr>
          <w:rFonts w:cstheme="minorHAnsi"/>
          <w:sz w:val="24"/>
          <w:szCs w:val="24"/>
        </w:rPr>
        <w:t>}</w:t>
      </w:r>
    </w:p>
    <w:p w14:paraId="3A74DFC5" w14:textId="77777777" w:rsidR="00724ADB" w:rsidRPr="00781FAB" w:rsidRDefault="00724ADB" w:rsidP="00724ADB">
      <w:pPr>
        <w:rPr>
          <w:rFonts w:cstheme="minorHAnsi"/>
          <w:sz w:val="24"/>
          <w:szCs w:val="24"/>
        </w:rPr>
      </w:pPr>
    </w:p>
    <w:p w14:paraId="30B9682D" w14:textId="77777777" w:rsidR="00724ADB" w:rsidRPr="00781FAB" w:rsidRDefault="00724ADB" w:rsidP="00724ADB">
      <w:pPr>
        <w:rPr>
          <w:rFonts w:cstheme="minorHAnsi"/>
          <w:sz w:val="24"/>
          <w:szCs w:val="24"/>
        </w:rPr>
      </w:pPr>
      <w:r w:rsidRPr="00781FAB">
        <w:rPr>
          <w:rFonts w:cstheme="minorHAnsi"/>
          <w:sz w:val="24"/>
          <w:szCs w:val="24"/>
        </w:rPr>
        <w:t>public class Main                                       /* Main block*/</w:t>
      </w:r>
    </w:p>
    <w:p w14:paraId="53DE577E" w14:textId="77777777" w:rsidR="00724ADB" w:rsidRPr="00781FAB" w:rsidRDefault="00724ADB" w:rsidP="00724ADB">
      <w:pPr>
        <w:rPr>
          <w:rFonts w:cstheme="minorHAnsi"/>
          <w:sz w:val="24"/>
          <w:szCs w:val="24"/>
        </w:rPr>
      </w:pPr>
      <w:r w:rsidRPr="00781FAB">
        <w:rPr>
          <w:rFonts w:cstheme="minorHAnsi"/>
          <w:sz w:val="24"/>
          <w:szCs w:val="24"/>
        </w:rPr>
        <w:lastRenderedPageBreak/>
        <w:t>{</w:t>
      </w:r>
    </w:p>
    <w:p w14:paraId="13CF721D" w14:textId="77777777" w:rsidR="00724ADB" w:rsidRPr="00781FAB" w:rsidRDefault="00724ADB" w:rsidP="00724ADB">
      <w:pPr>
        <w:rPr>
          <w:rFonts w:cstheme="minorHAnsi"/>
          <w:sz w:val="24"/>
          <w:szCs w:val="24"/>
        </w:rPr>
      </w:pPr>
      <w:r w:rsidRPr="00781FAB">
        <w:rPr>
          <w:rFonts w:cstheme="minorHAnsi"/>
          <w:sz w:val="24"/>
          <w:szCs w:val="24"/>
        </w:rPr>
        <w:tab/>
        <w:t xml:space="preserve">public static void main(String[] args) </w:t>
      </w:r>
    </w:p>
    <w:p w14:paraId="1859873F" w14:textId="77777777" w:rsidR="00724ADB" w:rsidRPr="00781FAB" w:rsidRDefault="00724ADB" w:rsidP="00724ADB">
      <w:pPr>
        <w:rPr>
          <w:rFonts w:cstheme="minorHAnsi"/>
          <w:sz w:val="24"/>
          <w:szCs w:val="24"/>
        </w:rPr>
      </w:pPr>
      <w:r w:rsidRPr="00781FAB">
        <w:rPr>
          <w:rFonts w:cstheme="minorHAnsi"/>
          <w:sz w:val="24"/>
          <w:szCs w:val="24"/>
        </w:rPr>
        <w:tab/>
        <w:t>{</w:t>
      </w:r>
    </w:p>
    <w:p w14:paraId="3DA64504" w14:textId="77777777" w:rsidR="00724ADB" w:rsidRPr="00781FAB" w:rsidRDefault="00724ADB" w:rsidP="00724ADB">
      <w:pPr>
        <w:rPr>
          <w:rFonts w:cstheme="minorHAnsi"/>
          <w:sz w:val="24"/>
          <w:szCs w:val="24"/>
        </w:rPr>
      </w:pPr>
      <w:r w:rsidRPr="00781FAB">
        <w:rPr>
          <w:rFonts w:cstheme="minorHAnsi"/>
          <w:sz w:val="24"/>
          <w:szCs w:val="24"/>
        </w:rPr>
        <w:tab/>
        <w:t xml:space="preserve">final Operation c=new Operation();  </w:t>
      </w:r>
    </w:p>
    <w:p w14:paraId="2EB28F15" w14:textId="77777777" w:rsidR="00724ADB" w:rsidRPr="00781FAB" w:rsidRDefault="00724ADB" w:rsidP="00724ADB">
      <w:pPr>
        <w:rPr>
          <w:rFonts w:cstheme="minorHAnsi"/>
          <w:sz w:val="24"/>
          <w:szCs w:val="24"/>
        </w:rPr>
      </w:pPr>
      <w:r w:rsidRPr="00781FAB">
        <w:rPr>
          <w:rFonts w:cstheme="minorHAnsi"/>
          <w:sz w:val="24"/>
          <w:szCs w:val="24"/>
        </w:rPr>
        <w:t xml:space="preserve">new Thread(){  </w:t>
      </w:r>
    </w:p>
    <w:p w14:paraId="1327F04C" w14:textId="77777777" w:rsidR="00724ADB" w:rsidRPr="00781FAB" w:rsidRDefault="00724ADB" w:rsidP="00724ADB">
      <w:pPr>
        <w:rPr>
          <w:rFonts w:cstheme="minorHAnsi"/>
          <w:sz w:val="24"/>
          <w:szCs w:val="24"/>
        </w:rPr>
      </w:pPr>
      <w:r w:rsidRPr="00781FAB">
        <w:rPr>
          <w:rFonts w:cstheme="minorHAnsi"/>
          <w:sz w:val="24"/>
          <w:szCs w:val="24"/>
        </w:rPr>
        <w:t xml:space="preserve">public void run(){c.subtraction(5,10);}  </w:t>
      </w:r>
    </w:p>
    <w:p w14:paraId="7E3A5B03" w14:textId="77777777" w:rsidR="00724ADB" w:rsidRPr="00781FAB" w:rsidRDefault="00724ADB" w:rsidP="00724ADB">
      <w:pPr>
        <w:rPr>
          <w:rFonts w:cstheme="minorHAnsi"/>
          <w:sz w:val="24"/>
          <w:szCs w:val="24"/>
        </w:rPr>
      </w:pPr>
      <w:r w:rsidRPr="00781FAB">
        <w:rPr>
          <w:rFonts w:cstheme="minorHAnsi"/>
          <w:sz w:val="24"/>
          <w:szCs w:val="24"/>
        </w:rPr>
        <w:t xml:space="preserve">}.start();  </w:t>
      </w:r>
    </w:p>
    <w:p w14:paraId="1FC28644" w14:textId="77777777" w:rsidR="00724ADB" w:rsidRPr="00781FAB" w:rsidRDefault="00724ADB" w:rsidP="00724ADB">
      <w:pPr>
        <w:rPr>
          <w:rFonts w:cstheme="minorHAnsi"/>
          <w:sz w:val="24"/>
          <w:szCs w:val="24"/>
        </w:rPr>
      </w:pPr>
      <w:r w:rsidRPr="00781FAB">
        <w:rPr>
          <w:rFonts w:cstheme="minorHAnsi"/>
          <w:sz w:val="24"/>
          <w:szCs w:val="24"/>
        </w:rPr>
        <w:t xml:space="preserve">new Thread(){  </w:t>
      </w:r>
    </w:p>
    <w:p w14:paraId="04A5A211" w14:textId="77777777" w:rsidR="00724ADB" w:rsidRPr="00781FAB" w:rsidRDefault="00724ADB" w:rsidP="00724ADB">
      <w:pPr>
        <w:rPr>
          <w:rFonts w:cstheme="minorHAnsi"/>
          <w:sz w:val="24"/>
          <w:szCs w:val="24"/>
        </w:rPr>
      </w:pPr>
      <w:r w:rsidRPr="00781FAB">
        <w:rPr>
          <w:rFonts w:cstheme="minorHAnsi"/>
          <w:sz w:val="24"/>
          <w:szCs w:val="24"/>
        </w:rPr>
        <w:t xml:space="preserve">public void run(){c.sword(5,10);}  </w:t>
      </w:r>
    </w:p>
    <w:p w14:paraId="614724F7" w14:textId="77777777" w:rsidR="00724ADB" w:rsidRPr="00781FAB" w:rsidRDefault="00724ADB" w:rsidP="00724ADB">
      <w:pPr>
        <w:rPr>
          <w:rFonts w:cstheme="minorHAnsi"/>
          <w:sz w:val="24"/>
          <w:szCs w:val="24"/>
        </w:rPr>
      </w:pPr>
      <w:r w:rsidRPr="00781FAB">
        <w:rPr>
          <w:rFonts w:cstheme="minorHAnsi"/>
          <w:sz w:val="24"/>
          <w:szCs w:val="24"/>
        </w:rPr>
        <w:t xml:space="preserve">}.start(); </w:t>
      </w:r>
    </w:p>
    <w:p w14:paraId="0161F9D1" w14:textId="77777777" w:rsidR="00724ADB" w:rsidRPr="00781FAB" w:rsidRDefault="00724ADB" w:rsidP="00724ADB">
      <w:pPr>
        <w:rPr>
          <w:rFonts w:cstheme="minorHAnsi"/>
          <w:sz w:val="24"/>
          <w:szCs w:val="24"/>
        </w:rPr>
      </w:pPr>
      <w:r w:rsidRPr="00781FAB">
        <w:rPr>
          <w:rFonts w:cstheme="minorHAnsi"/>
          <w:sz w:val="24"/>
          <w:szCs w:val="24"/>
        </w:rPr>
        <w:tab/>
        <w:t>}</w:t>
      </w:r>
    </w:p>
    <w:p w14:paraId="26B9717D" w14:textId="77777777" w:rsidR="001D64E7" w:rsidRPr="00781FAB" w:rsidRDefault="00724ADB" w:rsidP="00724ADB">
      <w:pPr>
        <w:rPr>
          <w:rFonts w:cstheme="minorHAnsi"/>
          <w:sz w:val="24"/>
          <w:szCs w:val="24"/>
        </w:rPr>
      </w:pPr>
      <w:r w:rsidRPr="00781FAB">
        <w:rPr>
          <w:rFonts w:cstheme="minorHAnsi"/>
          <w:sz w:val="24"/>
          <w:szCs w:val="24"/>
        </w:rPr>
        <w:t>}</w:t>
      </w:r>
    </w:p>
    <w:p w14:paraId="3343827B" w14:textId="77777777" w:rsidR="00724ADB" w:rsidRPr="007F0C28" w:rsidRDefault="00724ADB" w:rsidP="00724ADB">
      <w:pPr>
        <w:keepNext/>
        <w:jc w:val="center"/>
        <w:rPr>
          <w:rFonts w:cstheme="minorHAnsi"/>
        </w:rPr>
      </w:pPr>
      <w:r w:rsidRPr="007F0C28">
        <w:rPr>
          <w:rFonts w:cstheme="minorHAnsi"/>
          <w:noProof/>
        </w:rPr>
        <w:drawing>
          <wp:inline distT="0" distB="0" distL="0" distR="0" wp14:anchorId="6849B04C" wp14:editId="6DFD3E9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3FF18542" w14:textId="77777777" w:rsidR="00724ADB" w:rsidRPr="00781FAB" w:rsidRDefault="00724ADB" w:rsidP="00724ADB">
      <w:pPr>
        <w:pStyle w:val="Caption"/>
        <w:jc w:val="center"/>
        <w:rPr>
          <w:ins w:id="692" w:author="Microsoft" w:date="2020-04-13T08:53:00Z"/>
          <w:rFonts w:cstheme="minorHAnsi"/>
          <w:i w:val="0"/>
          <w:rPrChange w:id="693" w:author="Microsoft" w:date="2020-04-15T17:12:00Z">
            <w:rPr>
              <w:ins w:id="694" w:author="Microsoft" w:date="2020-04-13T08:53:00Z"/>
              <w:rFonts w:cstheme="minorHAnsi"/>
            </w:rPr>
          </w:rPrChange>
        </w:rPr>
      </w:pPr>
      <w:r w:rsidRPr="00781FAB">
        <w:rPr>
          <w:rFonts w:cstheme="minorHAnsi"/>
          <w:i w:val="0"/>
          <w:rPrChange w:id="695" w:author="Microsoft" w:date="2020-04-15T17:12:00Z">
            <w:rPr>
              <w:rFonts w:cstheme="minorHAnsi"/>
            </w:rPr>
          </w:rPrChange>
        </w:rPr>
        <w:t xml:space="preserve">Figure </w:t>
      </w:r>
      <w:r w:rsidRPr="00781FAB">
        <w:rPr>
          <w:rFonts w:cstheme="minorHAnsi"/>
          <w:i w:val="0"/>
          <w:rPrChange w:id="696" w:author="Microsoft" w:date="2020-04-15T17:12:00Z">
            <w:rPr>
              <w:rFonts w:cstheme="minorHAnsi"/>
            </w:rPr>
          </w:rPrChange>
        </w:rPr>
        <w:fldChar w:fldCharType="begin"/>
      </w:r>
      <w:r w:rsidRPr="00781FAB">
        <w:rPr>
          <w:rFonts w:cstheme="minorHAnsi"/>
          <w:i w:val="0"/>
          <w:rPrChange w:id="697" w:author="Microsoft" w:date="2020-04-15T17:12:00Z">
            <w:rPr>
              <w:rFonts w:cstheme="minorHAnsi"/>
            </w:rPr>
          </w:rPrChange>
        </w:rPr>
        <w:instrText xml:space="preserve"> SEQ Figure \* ARABIC </w:instrText>
      </w:r>
      <w:r w:rsidRPr="00781FAB">
        <w:rPr>
          <w:rFonts w:cstheme="minorHAnsi"/>
          <w:i w:val="0"/>
          <w:rPrChange w:id="698" w:author="Microsoft" w:date="2020-04-15T17:12:00Z">
            <w:rPr>
              <w:rFonts w:cstheme="minorHAnsi"/>
            </w:rPr>
          </w:rPrChange>
        </w:rPr>
        <w:fldChar w:fldCharType="separate"/>
      </w:r>
      <w:ins w:id="699" w:author="Microsoft" w:date="2020-04-15T17:35:00Z">
        <w:r w:rsidR="007F0C28">
          <w:rPr>
            <w:rFonts w:cstheme="minorHAnsi"/>
            <w:i w:val="0"/>
            <w:noProof/>
          </w:rPr>
          <w:t>13</w:t>
        </w:r>
      </w:ins>
      <w:del w:id="700" w:author="Microsoft" w:date="2020-04-11T14:17:00Z">
        <w:r w:rsidR="00B719C4" w:rsidRPr="00781FAB" w:rsidDel="0038259E">
          <w:rPr>
            <w:rFonts w:cstheme="minorHAnsi"/>
            <w:i w:val="0"/>
            <w:noProof/>
            <w:rPrChange w:id="701" w:author="Microsoft" w:date="2020-04-15T17:12:00Z">
              <w:rPr>
                <w:rFonts w:cstheme="minorHAnsi"/>
                <w:noProof/>
              </w:rPr>
            </w:rPrChange>
          </w:rPr>
          <w:delText>12</w:delText>
        </w:r>
      </w:del>
      <w:r w:rsidRPr="00781FAB">
        <w:rPr>
          <w:rFonts w:cstheme="minorHAnsi"/>
          <w:i w:val="0"/>
          <w:rPrChange w:id="702" w:author="Microsoft" w:date="2020-04-15T17:12:00Z">
            <w:rPr>
              <w:rFonts w:cstheme="minorHAnsi"/>
            </w:rPr>
          </w:rPrChange>
        </w:rPr>
        <w:fldChar w:fldCharType="end"/>
      </w:r>
      <w:r w:rsidRPr="00781FAB">
        <w:rPr>
          <w:rFonts w:cstheme="minorHAnsi"/>
          <w:i w:val="0"/>
          <w:rPrChange w:id="703" w:author="Microsoft" w:date="2020-04-15T17:12:00Z">
            <w:rPr>
              <w:rFonts w:cstheme="minorHAnsi"/>
            </w:rPr>
          </w:rPrChange>
        </w:rPr>
        <w:t>: Inter thread synchronization</w:t>
      </w:r>
    </w:p>
    <w:p w14:paraId="4F8A8198" w14:textId="40D39CDA" w:rsidR="00CD6463" w:rsidRPr="00362B69" w:rsidRDefault="00CD6463">
      <w:pPr>
        <w:jc w:val="both"/>
        <w:rPr>
          <w:ins w:id="704" w:author="Microsoft" w:date="2020-04-13T08:56:00Z"/>
          <w:rFonts w:cstheme="minorHAnsi"/>
          <w:color w:val="000000"/>
          <w:sz w:val="24"/>
          <w:szCs w:val="24"/>
          <w:shd w:val="clear" w:color="auto" w:fill="FFFFFF"/>
          <w:rPrChange w:id="705" w:author="Microsoft" w:date="2020-04-16T16:20:00Z">
            <w:rPr>
              <w:ins w:id="706" w:author="Microsoft" w:date="2020-04-13T08:56:00Z"/>
              <w:rFonts w:ascii="Verdana" w:hAnsi="Verdana"/>
              <w:color w:val="000000"/>
              <w:sz w:val="20"/>
              <w:szCs w:val="20"/>
              <w:shd w:val="clear" w:color="auto" w:fill="FFFFFF"/>
            </w:rPr>
          </w:rPrChange>
        </w:rPr>
        <w:pPrChange w:id="707" w:author="Microsoft" w:date="2020-04-16T16:20:00Z">
          <w:pPr/>
        </w:pPrChange>
      </w:pPr>
      <w:ins w:id="708" w:author="Microsoft" w:date="2020-04-13T08:55:00Z">
        <w:r w:rsidRPr="00362B69">
          <w:rPr>
            <w:rFonts w:cstheme="minorHAnsi"/>
            <w:b/>
            <w:color w:val="000000"/>
            <w:sz w:val="24"/>
            <w:szCs w:val="24"/>
            <w:shd w:val="clear" w:color="auto" w:fill="FFFFFF"/>
            <w:rPrChange w:id="709" w:author="Microsoft" w:date="2020-04-16T16:20:00Z">
              <w:rPr>
                <w:rFonts w:ascii="Verdana" w:hAnsi="Verdana"/>
                <w:color w:val="000000"/>
                <w:sz w:val="20"/>
                <w:szCs w:val="20"/>
                <w:shd w:val="clear" w:color="auto" w:fill="FFFFFF"/>
              </w:rPr>
            </w:rPrChange>
          </w:rPr>
          <w:t>Wait()</w:t>
        </w:r>
        <w:r w:rsidRPr="00362B69">
          <w:rPr>
            <w:rFonts w:cstheme="minorHAnsi"/>
            <w:color w:val="000000"/>
            <w:sz w:val="24"/>
            <w:szCs w:val="24"/>
            <w:shd w:val="clear" w:color="auto" w:fill="FFFFFF"/>
            <w:rPrChange w:id="710" w:author="Microsoft" w:date="2020-04-16T16:20:00Z">
              <w:rPr>
                <w:rFonts w:ascii="Verdana" w:hAnsi="Verdana"/>
                <w:color w:val="000000"/>
                <w:sz w:val="20"/>
                <w:szCs w:val="20"/>
                <w:shd w:val="clear" w:color="auto" w:fill="FFFFFF"/>
              </w:rPr>
            </w:rPrChange>
          </w:rPr>
          <w:t xml:space="preserve"> Causes current thread to release the lock and wait until either another thread invokes the notify() method or the notifyAll() method for this object, or a specified amount of time has elapsed. </w:t>
        </w:r>
        <w:r w:rsidRPr="00362B69">
          <w:rPr>
            <w:rFonts w:cstheme="minorHAnsi"/>
            <w:b/>
            <w:color w:val="000000"/>
            <w:sz w:val="24"/>
            <w:szCs w:val="24"/>
            <w:shd w:val="clear" w:color="auto" w:fill="FFFFFF"/>
            <w:rPrChange w:id="711" w:author="Microsoft" w:date="2020-04-16T16:20:00Z">
              <w:rPr>
                <w:rFonts w:ascii="Verdana" w:hAnsi="Verdana"/>
                <w:color w:val="000000"/>
                <w:sz w:val="20"/>
                <w:szCs w:val="20"/>
                <w:shd w:val="clear" w:color="auto" w:fill="FFFFFF"/>
              </w:rPr>
            </w:rPrChange>
          </w:rPr>
          <w:t>Notify()</w:t>
        </w:r>
        <w:r w:rsidRPr="00362B69">
          <w:rPr>
            <w:rFonts w:cstheme="minorHAnsi"/>
            <w:color w:val="000000"/>
            <w:sz w:val="24"/>
            <w:szCs w:val="24"/>
            <w:shd w:val="clear" w:color="auto" w:fill="FFFFFF"/>
            <w:rPrChange w:id="712" w:author="Microsoft" w:date="2020-04-16T16:20:00Z">
              <w:rPr>
                <w:rFonts w:ascii="Verdana" w:hAnsi="Verdana"/>
                <w:color w:val="000000"/>
                <w:sz w:val="20"/>
                <w:szCs w:val="20"/>
                <w:shd w:val="clear" w:color="auto" w:fill="FFFFFF"/>
              </w:rPr>
            </w:rPrChange>
          </w:rPr>
          <w:t xml:space="preserve"> wakes up a single thread that is waiting on this object's monitor. If any threads are waiting on this object, one of them is chosen to be awakened. The choice is arbitrary and occurs at the discretion of the implementation. </w:t>
        </w:r>
        <w:r w:rsidRPr="00362B69">
          <w:rPr>
            <w:rFonts w:cstheme="minorHAnsi"/>
            <w:b/>
            <w:color w:val="000000"/>
            <w:sz w:val="24"/>
            <w:szCs w:val="24"/>
            <w:shd w:val="clear" w:color="auto" w:fill="FFFFFF"/>
            <w:rPrChange w:id="713" w:author="Microsoft" w:date="2020-04-16T16:20:00Z">
              <w:rPr>
                <w:rFonts w:ascii="Verdana" w:hAnsi="Verdana"/>
                <w:color w:val="000000"/>
                <w:sz w:val="20"/>
                <w:szCs w:val="20"/>
                <w:shd w:val="clear" w:color="auto" w:fill="FFFFFF"/>
              </w:rPr>
            </w:rPrChange>
          </w:rPr>
          <w:t>notifyAll()</w:t>
        </w:r>
      </w:ins>
      <w:ins w:id="714" w:author="Microsoft" w:date="2020-04-13T08:56:00Z">
        <w:r w:rsidR="00873364" w:rsidRPr="00362B69">
          <w:rPr>
            <w:rFonts w:cstheme="minorHAnsi"/>
            <w:color w:val="000000"/>
            <w:sz w:val="24"/>
            <w:szCs w:val="24"/>
            <w:shd w:val="clear" w:color="auto" w:fill="FFFFFF"/>
            <w:rPrChange w:id="715" w:author="Microsoft" w:date="2020-04-16T16:20:00Z">
              <w:rPr>
                <w:rFonts w:ascii="Verdana" w:hAnsi="Verdana"/>
                <w:color w:val="000000"/>
                <w:sz w:val="20"/>
                <w:szCs w:val="20"/>
                <w:shd w:val="clear" w:color="auto" w:fill="FFFFFF"/>
              </w:rPr>
            </w:rPrChange>
          </w:rPr>
          <w:t>w</w:t>
        </w:r>
        <w:r w:rsidR="0072131D" w:rsidRPr="00362B69">
          <w:rPr>
            <w:rFonts w:cstheme="minorHAnsi"/>
            <w:color w:val="000000"/>
            <w:sz w:val="24"/>
            <w:szCs w:val="24"/>
            <w:shd w:val="clear" w:color="auto" w:fill="FFFFFF"/>
            <w:rPrChange w:id="716" w:author="Microsoft" w:date="2020-04-16T16:20:00Z">
              <w:rPr>
                <w:rFonts w:ascii="Verdana" w:hAnsi="Verdana"/>
                <w:color w:val="000000"/>
                <w:sz w:val="20"/>
                <w:szCs w:val="20"/>
                <w:shd w:val="clear" w:color="auto" w:fill="FFFFFF"/>
              </w:rPr>
            </w:rPrChange>
          </w:rPr>
          <w:t>akes up all threads that are waiting on this object's monitor.</w:t>
        </w:r>
        <w:r w:rsidR="007B5422" w:rsidRPr="00362B69">
          <w:rPr>
            <w:rFonts w:cstheme="minorHAnsi"/>
            <w:color w:val="000000"/>
            <w:sz w:val="24"/>
            <w:szCs w:val="24"/>
            <w:shd w:val="clear" w:color="auto" w:fill="FFFFFF"/>
            <w:rPrChange w:id="717" w:author="Microsoft" w:date="2020-04-16T16:20:00Z">
              <w:rPr>
                <w:rFonts w:ascii="Verdana" w:hAnsi="Verdana"/>
                <w:color w:val="000000"/>
                <w:sz w:val="20"/>
                <w:szCs w:val="20"/>
                <w:shd w:val="clear" w:color="auto" w:fill="FFFFFF"/>
              </w:rPr>
            </w:rPrChange>
          </w:rPr>
          <w:t xml:space="preserve"> </w:t>
        </w:r>
      </w:ins>
    </w:p>
    <w:p w14:paraId="76112CCD" w14:textId="77777777" w:rsidR="007B5422" w:rsidRPr="00362B69" w:rsidRDefault="007B5422">
      <w:pPr>
        <w:jc w:val="both"/>
        <w:rPr>
          <w:ins w:id="718" w:author="Microsoft" w:date="2020-04-13T08:56:00Z"/>
          <w:rFonts w:cstheme="minorHAnsi"/>
          <w:color w:val="000000"/>
          <w:sz w:val="24"/>
          <w:szCs w:val="24"/>
          <w:shd w:val="clear" w:color="auto" w:fill="FFFFFF"/>
          <w:rPrChange w:id="719" w:author="Microsoft" w:date="2020-04-16T16:20:00Z">
            <w:rPr>
              <w:ins w:id="720" w:author="Microsoft" w:date="2020-04-13T08:56:00Z"/>
              <w:rFonts w:ascii="Verdana" w:hAnsi="Verdana"/>
              <w:color w:val="000000"/>
              <w:sz w:val="20"/>
              <w:szCs w:val="20"/>
              <w:shd w:val="clear" w:color="auto" w:fill="FFFFFF"/>
            </w:rPr>
          </w:rPrChange>
        </w:rPr>
        <w:pPrChange w:id="721" w:author="Microsoft" w:date="2020-04-16T16:20:00Z">
          <w:pPr/>
        </w:pPrChange>
      </w:pPr>
    </w:p>
    <w:p w14:paraId="29F19DCF" w14:textId="353FDAC7" w:rsidR="007B5422" w:rsidRPr="00362B69" w:rsidRDefault="007B5422">
      <w:pPr>
        <w:jc w:val="both"/>
        <w:rPr>
          <w:ins w:id="722" w:author="Microsoft" w:date="2020-04-13T08:54:00Z"/>
          <w:rFonts w:cstheme="minorHAnsi"/>
          <w:sz w:val="24"/>
          <w:szCs w:val="24"/>
          <w:rPrChange w:id="723" w:author="Microsoft" w:date="2020-04-16T16:20:00Z">
            <w:rPr>
              <w:ins w:id="724" w:author="Microsoft" w:date="2020-04-13T08:54:00Z"/>
              <w:rFonts w:cstheme="minorHAnsi"/>
            </w:rPr>
          </w:rPrChange>
        </w:rPr>
        <w:pPrChange w:id="725" w:author="Microsoft" w:date="2020-04-16T16:20:00Z">
          <w:pPr/>
        </w:pPrChange>
      </w:pPr>
      <w:ins w:id="726" w:author="Microsoft" w:date="2020-04-13T08:57:00Z">
        <w:r w:rsidRPr="00362B69">
          <w:rPr>
            <w:rFonts w:cstheme="minorHAnsi"/>
            <w:color w:val="000000"/>
            <w:sz w:val="24"/>
            <w:szCs w:val="24"/>
            <w:shd w:val="clear" w:color="auto" w:fill="FFFFFF"/>
            <w:rPrChange w:id="727" w:author="Microsoft" w:date="2020-04-16T16:20:00Z">
              <w:rPr>
                <w:rFonts w:ascii="Verdana" w:hAnsi="Verdana"/>
                <w:color w:val="000000"/>
                <w:sz w:val="20"/>
                <w:szCs w:val="20"/>
                <w:shd w:val="clear" w:color="auto" w:fill="FFFFFF"/>
              </w:rPr>
            </w:rPrChange>
          </w:rPr>
          <w:lastRenderedPageBreak/>
          <w:t>Ths below example shows that the wait and notify can be used in different class too.</w:t>
        </w:r>
      </w:ins>
    </w:p>
    <w:p w14:paraId="0F9A901E" w14:textId="77777777" w:rsidR="00CD6463" w:rsidRPr="00362B69" w:rsidRDefault="00CD6463" w:rsidP="00CD6463">
      <w:pPr>
        <w:rPr>
          <w:ins w:id="728" w:author="Microsoft" w:date="2020-04-13T08:54:00Z"/>
          <w:rFonts w:cstheme="minorHAnsi"/>
          <w:sz w:val="24"/>
          <w:szCs w:val="24"/>
          <w:rPrChange w:id="729" w:author="Microsoft" w:date="2020-04-16T16:20:00Z">
            <w:rPr>
              <w:ins w:id="730" w:author="Microsoft" w:date="2020-04-13T08:54:00Z"/>
              <w:rFonts w:cstheme="minorHAnsi"/>
            </w:rPr>
          </w:rPrChange>
        </w:rPr>
      </w:pPr>
    </w:p>
    <w:p w14:paraId="491EE0D1" w14:textId="77777777" w:rsidR="00CD6463" w:rsidRPr="00362B69" w:rsidRDefault="00CD6463" w:rsidP="00CD6463">
      <w:pPr>
        <w:rPr>
          <w:ins w:id="731" w:author="Microsoft" w:date="2020-04-13T08:54:00Z"/>
          <w:rFonts w:cstheme="minorHAnsi"/>
          <w:sz w:val="24"/>
          <w:szCs w:val="24"/>
          <w:rPrChange w:id="732" w:author="Microsoft" w:date="2020-04-16T16:20:00Z">
            <w:rPr>
              <w:ins w:id="733" w:author="Microsoft" w:date="2020-04-13T08:54:00Z"/>
              <w:rFonts w:cstheme="minorHAnsi"/>
            </w:rPr>
          </w:rPrChange>
        </w:rPr>
      </w:pPr>
      <w:ins w:id="734" w:author="Microsoft" w:date="2020-04-13T08:54:00Z">
        <w:r w:rsidRPr="00362B69">
          <w:rPr>
            <w:rFonts w:cstheme="minorHAnsi"/>
            <w:sz w:val="24"/>
            <w:szCs w:val="24"/>
            <w:rPrChange w:id="735" w:author="Microsoft" w:date="2020-04-16T16:20:00Z">
              <w:rPr>
                <w:rFonts w:cstheme="minorHAnsi"/>
              </w:rPr>
            </w:rPrChange>
          </w:rPr>
          <w:t>class Reader extends Thread {</w:t>
        </w:r>
      </w:ins>
    </w:p>
    <w:p w14:paraId="40A3998D" w14:textId="77777777" w:rsidR="00CD6463" w:rsidRPr="00362B69" w:rsidRDefault="00CD6463" w:rsidP="00CD6463">
      <w:pPr>
        <w:rPr>
          <w:ins w:id="736" w:author="Microsoft" w:date="2020-04-13T08:54:00Z"/>
          <w:rFonts w:cstheme="minorHAnsi"/>
          <w:sz w:val="24"/>
          <w:szCs w:val="24"/>
          <w:rPrChange w:id="737" w:author="Microsoft" w:date="2020-04-16T16:20:00Z">
            <w:rPr>
              <w:ins w:id="738" w:author="Microsoft" w:date="2020-04-13T08:54:00Z"/>
              <w:rFonts w:cstheme="minorHAnsi"/>
            </w:rPr>
          </w:rPrChange>
        </w:rPr>
      </w:pPr>
      <w:ins w:id="739" w:author="Microsoft" w:date="2020-04-13T08:54:00Z">
        <w:r w:rsidRPr="00362B69">
          <w:rPr>
            <w:rFonts w:cstheme="minorHAnsi"/>
            <w:sz w:val="24"/>
            <w:szCs w:val="24"/>
            <w:rPrChange w:id="740" w:author="Microsoft" w:date="2020-04-16T16:20:00Z">
              <w:rPr>
                <w:rFonts w:cstheme="minorHAnsi"/>
              </w:rPr>
            </w:rPrChange>
          </w:rPr>
          <w:t xml:space="preserve">    Calculator c;</w:t>
        </w:r>
      </w:ins>
    </w:p>
    <w:p w14:paraId="5F469814" w14:textId="77777777" w:rsidR="00CD6463" w:rsidRPr="00362B69" w:rsidRDefault="00CD6463" w:rsidP="00CD6463">
      <w:pPr>
        <w:rPr>
          <w:ins w:id="741" w:author="Microsoft" w:date="2020-04-13T08:54:00Z"/>
          <w:rFonts w:cstheme="minorHAnsi"/>
          <w:sz w:val="24"/>
          <w:szCs w:val="24"/>
          <w:rPrChange w:id="742" w:author="Microsoft" w:date="2020-04-16T16:20:00Z">
            <w:rPr>
              <w:ins w:id="743" w:author="Microsoft" w:date="2020-04-13T08:54:00Z"/>
              <w:rFonts w:cstheme="minorHAnsi"/>
            </w:rPr>
          </w:rPrChange>
        </w:rPr>
      </w:pPr>
      <w:ins w:id="744" w:author="Microsoft" w:date="2020-04-13T08:54:00Z">
        <w:r w:rsidRPr="00362B69">
          <w:rPr>
            <w:rFonts w:cstheme="minorHAnsi"/>
            <w:sz w:val="24"/>
            <w:szCs w:val="24"/>
            <w:rPrChange w:id="745" w:author="Microsoft" w:date="2020-04-16T16:20:00Z">
              <w:rPr>
                <w:rFonts w:cstheme="minorHAnsi"/>
              </w:rPr>
            </w:rPrChange>
          </w:rPr>
          <w:t xml:space="preserve">    public Reader(Calculator calc) {</w:t>
        </w:r>
      </w:ins>
    </w:p>
    <w:p w14:paraId="324519A6" w14:textId="77777777" w:rsidR="00CD6463" w:rsidRPr="00362B69" w:rsidRDefault="00CD6463" w:rsidP="00CD6463">
      <w:pPr>
        <w:rPr>
          <w:ins w:id="746" w:author="Microsoft" w:date="2020-04-13T08:54:00Z"/>
          <w:rFonts w:cstheme="minorHAnsi"/>
          <w:sz w:val="24"/>
          <w:szCs w:val="24"/>
          <w:rPrChange w:id="747" w:author="Microsoft" w:date="2020-04-16T16:20:00Z">
            <w:rPr>
              <w:ins w:id="748" w:author="Microsoft" w:date="2020-04-13T08:54:00Z"/>
              <w:rFonts w:cstheme="minorHAnsi"/>
            </w:rPr>
          </w:rPrChange>
        </w:rPr>
      </w:pPr>
      <w:ins w:id="749" w:author="Microsoft" w:date="2020-04-13T08:54:00Z">
        <w:r w:rsidRPr="00362B69">
          <w:rPr>
            <w:rFonts w:cstheme="minorHAnsi"/>
            <w:sz w:val="24"/>
            <w:szCs w:val="24"/>
            <w:rPrChange w:id="750" w:author="Microsoft" w:date="2020-04-16T16:20:00Z">
              <w:rPr>
                <w:rFonts w:cstheme="minorHAnsi"/>
              </w:rPr>
            </w:rPrChange>
          </w:rPr>
          <w:t xml:space="preserve">        c = calc;</w:t>
        </w:r>
      </w:ins>
    </w:p>
    <w:p w14:paraId="1FF5BBBD" w14:textId="77777777" w:rsidR="00CD6463" w:rsidRPr="00362B69" w:rsidRDefault="00CD6463" w:rsidP="00CD6463">
      <w:pPr>
        <w:rPr>
          <w:ins w:id="751" w:author="Microsoft" w:date="2020-04-13T08:54:00Z"/>
          <w:rFonts w:cstheme="minorHAnsi"/>
          <w:sz w:val="24"/>
          <w:szCs w:val="24"/>
          <w:rPrChange w:id="752" w:author="Microsoft" w:date="2020-04-16T16:20:00Z">
            <w:rPr>
              <w:ins w:id="753" w:author="Microsoft" w:date="2020-04-13T08:54:00Z"/>
              <w:rFonts w:cstheme="minorHAnsi"/>
            </w:rPr>
          </w:rPrChange>
        </w:rPr>
      </w:pPr>
      <w:ins w:id="754" w:author="Microsoft" w:date="2020-04-13T08:54:00Z">
        <w:r w:rsidRPr="00362B69">
          <w:rPr>
            <w:rFonts w:cstheme="minorHAnsi"/>
            <w:sz w:val="24"/>
            <w:szCs w:val="24"/>
            <w:rPrChange w:id="755" w:author="Microsoft" w:date="2020-04-16T16:20:00Z">
              <w:rPr>
                <w:rFonts w:cstheme="minorHAnsi"/>
              </w:rPr>
            </w:rPrChange>
          </w:rPr>
          <w:t xml:space="preserve">    }</w:t>
        </w:r>
      </w:ins>
    </w:p>
    <w:p w14:paraId="3130119C" w14:textId="77777777" w:rsidR="00CD6463" w:rsidRPr="00362B69" w:rsidRDefault="00CD6463" w:rsidP="00CD6463">
      <w:pPr>
        <w:rPr>
          <w:ins w:id="756" w:author="Microsoft" w:date="2020-04-13T08:54:00Z"/>
          <w:rFonts w:cstheme="minorHAnsi"/>
          <w:sz w:val="24"/>
          <w:szCs w:val="24"/>
          <w:rPrChange w:id="757" w:author="Microsoft" w:date="2020-04-16T16:20:00Z">
            <w:rPr>
              <w:ins w:id="758" w:author="Microsoft" w:date="2020-04-13T08:54:00Z"/>
              <w:rFonts w:cstheme="minorHAnsi"/>
            </w:rPr>
          </w:rPrChange>
        </w:rPr>
      </w:pPr>
    </w:p>
    <w:p w14:paraId="1C20603F" w14:textId="77777777" w:rsidR="00CD6463" w:rsidRPr="00362B69" w:rsidRDefault="00CD6463" w:rsidP="00CD6463">
      <w:pPr>
        <w:rPr>
          <w:ins w:id="759" w:author="Microsoft" w:date="2020-04-13T08:54:00Z"/>
          <w:rFonts w:cstheme="minorHAnsi"/>
          <w:sz w:val="24"/>
          <w:szCs w:val="24"/>
          <w:rPrChange w:id="760" w:author="Microsoft" w:date="2020-04-16T16:20:00Z">
            <w:rPr>
              <w:ins w:id="761" w:author="Microsoft" w:date="2020-04-13T08:54:00Z"/>
              <w:rFonts w:cstheme="minorHAnsi"/>
            </w:rPr>
          </w:rPrChange>
        </w:rPr>
      </w:pPr>
      <w:ins w:id="762" w:author="Microsoft" w:date="2020-04-13T08:54:00Z">
        <w:r w:rsidRPr="00362B69">
          <w:rPr>
            <w:rFonts w:cstheme="minorHAnsi"/>
            <w:sz w:val="24"/>
            <w:szCs w:val="24"/>
            <w:rPrChange w:id="763" w:author="Microsoft" w:date="2020-04-16T16:20:00Z">
              <w:rPr>
                <w:rFonts w:cstheme="minorHAnsi"/>
              </w:rPr>
            </w:rPrChange>
          </w:rPr>
          <w:t xml:space="preserve">    public void run() {</w:t>
        </w:r>
      </w:ins>
    </w:p>
    <w:p w14:paraId="21190ACF" w14:textId="77777777" w:rsidR="00CD6463" w:rsidRPr="00362B69" w:rsidRDefault="00CD6463" w:rsidP="00CD6463">
      <w:pPr>
        <w:rPr>
          <w:ins w:id="764" w:author="Microsoft" w:date="2020-04-13T08:54:00Z"/>
          <w:rFonts w:cstheme="minorHAnsi"/>
          <w:sz w:val="24"/>
          <w:szCs w:val="24"/>
          <w:rPrChange w:id="765" w:author="Microsoft" w:date="2020-04-16T16:20:00Z">
            <w:rPr>
              <w:ins w:id="766" w:author="Microsoft" w:date="2020-04-13T08:54:00Z"/>
            </w:rPr>
          </w:rPrChange>
        </w:rPr>
      </w:pPr>
      <w:ins w:id="767" w:author="Microsoft" w:date="2020-04-13T08:54:00Z">
        <w:r w:rsidRPr="00362B69">
          <w:rPr>
            <w:rFonts w:cstheme="minorHAnsi"/>
            <w:sz w:val="24"/>
            <w:szCs w:val="24"/>
            <w:rPrChange w:id="768" w:author="Microsoft" w:date="2020-04-16T16:20:00Z">
              <w:rPr/>
            </w:rPrChange>
          </w:rPr>
          <w:t xml:space="preserve">        synchronized(c) {                              //line 9</w:t>
        </w:r>
      </w:ins>
    </w:p>
    <w:p w14:paraId="58C06A55" w14:textId="77777777" w:rsidR="00CD6463" w:rsidRPr="00362B69" w:rsidRDefault="00CD6463" w:rsidP="00CD6463">
      <w:pPr>
        <w:rPr>
          <w:ins w:id="769" w:author="Microsoft" w:date="2020-04-13T08:54:00Z"/>
          <w:rFonts w:cstheme="minorHAnsi"/>
          <w:sz w:val="24"/>
          <w:szCs w:val="24"/>
          <w:rPrChange w:id="770" w:author="Microsoft" w:date="2020-04-16T16:20:00Z">
            <w:rPr>
              <w:ins w:id="771" w:author="Microsoft" w:date="2020-04-13T08:54:00Z"/>
            </w:rPr>
          </w:rPrChange>
        </w:rPr>
      </w:pPr>
      <w:ins w:id="772" w:author="Microsoft" w:date="2020-04-13T08:54:00Z">
        <w:r w:rsidRPr="00362B69">
          <w:rPr>
            <w:rFonts w:cstheme="minorHAnsi"/>
            <w:sz w:val="24"/>
            <w:szCs w:val="24"/>
            <w:rPrChange w:id="773" w:author="Microsoft" w:date="2020-04-16T16:20:00Z">
              <w:rPr/>
            </w:rPrChange>
          </w:rPr>
          <w:t xml:space="preserve">        try {</w:t>
        </w:r>
      </w:ins>
    </w:p>
    <w:p w14:paraId="68BC357D" w14:textId="77777777" w:rsidR="00CD6463" w:rsidRPr="00362B69" w:rsidRDefault="00CD6463" w:rsidP="00CD6463">
      <w:pPr>
        <w:rPr>
          <w:ins w:id="774" w:author="Microsoft" w:date="2020-04-13T08:54:00Z"/>
          <w:rFonts w:cstheme="minorHAnsi"/>
          <w:sz w:val="24"/>
          <w:szCs w:val="24"/>
          <w:rPrChange w:id="775" w:author="Microsoft" w:date="2020-04-16T16:20:00Z">
            <w:rPr>
              <w:ins w:id="776" w:author="Microsoft" w:date="2020-04-13T08:54:00Z"/>
            </w:rPr>
          </w:rPrChange>
        </w:rPr>
      </w:pPr>
      <w:ins w:id="777" w:author="Microsoft" w:date="2020-04-13T08:54:00Z">
        <w:r w:rsidRPr="00362B69">
          <w:rPr>
            <w:rFonts w:cstheme="minorHAnsi"/>
            <w:sz w:val="24"/>
            <w:szCs w:val="24"/>
            <w:rPrChange w:id="778" w:author="Microsoft" w:date="2020-04-16T16:20:00Z">
              <w:rPr/>
            </w:rPrChange>
          </w:rPr>
          <w:t xml:space="preserve">            System.out.println("Waiting for calculation...");</w:t>
        </w:r>
      </w:ins>
    </w:p>
    <w:p w14:paraId="175CEADB" w14:textId="77777777" w:rsidR="00CD6463" w:rsidRPr="00362B69" w:rsidRDefault="00CD6463" w:rsidP="00CD6463">
      <w:pPr>
        <w:rPr>
          <w:ins w:id="779" w:author="Microsoft" w:date="2020-04-13T08:54:00Z"/>
          <w:rFonts w:cstheme="minorHAnsi"/>
          <w:sz w:val="24"/>
          <w:szCs w:val="24"/>
          <w:rPrChange w:id="780" w:author="Microsoft" w:date="2020-04-16T16:20:00Z">
            <w:rPr>
              <w:ins w:id="781" w:author="Microsoft" w:date="2020-04-13T08:54:00Z"/>
            </w:rPr>
          </w:rPrChange>
        </w:rPr>
      </w:pPr>
      <w:ins w:id="782" w:author="Microsoft" w:date="2020-04-13T08:54:00Z">
        <w:r w:rsidRPr="00362B69">
          <w:rPr>
            <w:rFonts w:cstheme="minorHAnsi"/>
            <w:sz w:val="24"/>
            <w:szCs w:val="24"/>
            <w:rPrChange w:id="783" w:author="Microsoft" w:date="2020-04-16T16:20:00Z">
              <w:rPr/>
            </w:rPrChange>
          </w:rPr>
          <w:t xml:space="preserve">            c.wait();</w:t>
        </w:r>
      </w:ins>
    </w:p>
    <w:p w14:paraId="62AAA35B" w14:textId="77777777" w:rsidR="00CD6463" w:rsidRPr="00362B69" w:rsidRDefault="00CD6463" w:rsidP="00CD6463">
      <w:pPr>
        <w:rPr>
          <w:ins w:id="784" w:author="Microsoft" w:date="2020-04-13T08:54:00Z"/>
          <w:rFonts w:cstheme="minorHAnsi"/>
          <w:sz w:val="24"/>
          <w:szCs w:val="24"/>
          <w:rPrChange w:id="785" w:author="Microsoft" w:date="2020-04-16T16:20:00Z">
            <w:rPr>
              <w:ins w:id="786" w:author="Microsoft" w:date="2020-04-13T08:54:00Z"/>
            </w:rPr>
          </w:rPrChange>
        </w:rPr>
      </w:pPr>
      <w:ins w:id="787" w:author="Microsoft" w:date="2020-04-13T08:54:00Z">
        <w:r w:rsidRPr="00362B69">
          <w:rPr>
            <w:rFonts w:cstheme="minorHAnsi"/>
            <w:sz w:val="24"/>
            <w:szCs w:val="24"/>
            <w:rPrChange w:id="788" w:author="Microsoft" w:date="2020-04-16T16:20:00Z">
              <w:rPr/>
            </w:rPrChange>
          </w:rPr>
          <w:t xml:space="preserve">        } catch (InterruptedException e) {}</w:t>
        </w:r>
      </w:ins>
    </w:p>
    <w:p w14:paraId="4749C50E" w14:textId="77777777" w:rsidR="00CD6463" w:rsidRPr="00362B69" w:rsidRDefault="00CD6463" w:rsidP="00CD6463">
      <w:pPr>
        <w:rPr>
          <w:ins w:id="789" w:author="Microsoft" w:date="2020-04-13T08:54:00Z"/>
          <w:rFonts w:cstheme="minorHAnsi"/>
          <w:sz w:val="24"/>
          <w:szCs w:val="24"/>
          <w:rPrChange w:id="790" w:author="Microsoft" w:date="2020-04-16T16:20:00Z">
            <w:rPr>
              <w:ins w:id="791" w:author="Microsoft" w:date="2020-04-13T08:54:00Z"/>
            </w:rPr>
          </w:rPrChange>
        </w:rPr>
      </w:pPr>
      <w:ins w:id="792" w:author="Microsoft" w:date="2020-04-13T08:54:00Z">
        <w:r w:rsidRPr="00362B69">
          <w:rPr>
            <w:rFonts w:cstheme="minorHAnsi"/>
            <w:sz w:val="24"/>
            <w:szCs w:val="24"/>
            <w:rPrChange w:id="793" w:author="Microsoft" w:date="2020-04-16T16:20:00Z">
              <w:rPr/>
            </w:rPrChange>
          </w:rPr>
          <w:t xml:space="preserve">            System.out.println("Total is: " + c.total);</w:t>
        </w:r>
      </w:ins>
    </w:p>
    <w:p w14:paraId="7419929C" w14:textId="77777777" w:rsidR="00CD6463" w:rsidRPr="00362B69" w:rsidRDefault="00CD6463" w:rsidP="00CD6463">
      <w:pPr>
        <w:rPr>
          <w:ins w:id="794" w:author="Microsoft" w:date="2020-04-13T08:54:00Z"/>
          <w:rFonts w:cstheme="minorHAnsi"/>
          <w:sz w:val="24"/>
          <w:szCs w:val="24"/>
          <w:rPrChange w:id="795" w:author="Microsoft" w:date="2020-04-16T16:20:00Z">
            <w:rPr>
              <w:ins w:id="796" w:author="Microsoft" w:date="2020-04-13T08:54:00Z"/>
            </w:rPr>
          </w:rPrChange>
        </w:rPr>
      </w:pPr>
      <w:ins w:id="797" w:author="Microsoft" w:date="2020-04-13T08:54:00Z">
        <w:r w:rsidRPr="00362B69">
          <w:rPr>
            <w:rFonts w:cstheme="minorHAnsi"/>
            <w:sz w:val="24"/>
            <w:szCs w:val="24"/>
            <w:rPrChange w:id="798" w:author="Microsoft" w:date="2020-04-16T16:20:00Z">
              <w:rPr/>
            </w:rPrChange>
          </w:rPr>
          <w:t xml:space="preserve">        }</w:t>
        </w:r>
      </w:ins>
    </w:p>
    <w:p w14:paraId="141A536D" w14:textId="77777777" w:rsidR="00CD6463" w:rsidRPr="00362B69" w:rsidRDefault="00CD6463" w:rsidP="00CD6463">
      <w:pPr>
        <w:rPr>
          <w:ins w:id="799" w:author="Microsoft" w:date="2020-04-13T08:54:00Z"/>
          <w:rFonts w:cstheme="minorHAnsi"/>
          <w:sz w:val="24"/>
          <w:szCs w:val="24"/>
          <w:rPrChange w:id="800" w:author="Microsoft" w:date="2020-04-16T16:20:00Z">
            <w:rPr>
              <w:ins w:id="801" w:author="Microsoft" w:date="2020-04-13T08:54:00Z"/>
            </w:rPr>
          </w:rPrChange>
        </w:rPr>
      </w:pPr>
      <w:ins w:id="802" w:author="Microsoft" w:date="2020-04-13T08:54:00Z">
        <w:r w:rsidRPr="00362B69">
          <w:rPr>
            <w:rFonts w:cstheme="minorHAnsi"/>
            <w:sz w:val="24"/>
            <w:szCs w:val="24"/>
            <w:rPrChange w:id="803" w:author="Microsoft" w:date="2020-04-16T16:20:00Z">
              <w:rPr/>
            </w:rPrChange>
          </w:rPr>
          <w:t xml:space="preserve">    }</w:t>
        </w:r>
      </w:ins>
    </w:p>
    <w:p w14:paraId="50FF2DAD" w14:textId="77777777" w:rsidR="00CD6463" w:rsidRPr="00362B69" w:rsidRDefault="00CD6463" w:rsidP="00CD6463">
      <w:pPr>
        <w:rPr>
          <w:ins w:id="804" w:author="Microsoft" w:date="2020-04-13T08:54:00Z"/>
          <w:rFonts w:cstheme="minorHAnsi"/>
          <w:sz w:val="24"/>
          <w:szCs w:val="24"/>
          <w:rPrChange w:id="805" w:author="Microsoft" w:date="2020-04-16T16:20:00Z">
            <w:rPr>
              <w:ins w:id="806" w:author="Microsoft" w:date="2020-04-13T08:54:00Z"/>
            </w:rPr>
          </w:rPrChange>
        </w:rPr>
      </w:pPr>
      <w:ins w:id="807" w:author="Microsoft" w:date="2020-04-13T08:54:00Z">
        <w:r w:rsidRPr="00362B69">
          <w:rPr>
            <w:rFonts w:cstheme="minorHAnsi"/>
            <w:sz w:val="24"/>
            <w:szCs w:val="24"/>
            <w:rPrChange w:id="808" w:author="Microsoft" w:date="2020-04-16T16:20:00Z">
              <w:rPr/>
            </w:rPrChange>
          </w:rPr>
          <w:t>}</w:t>
        </w:r>
      </w:ins>
    </w:p>
    <w:p w14:paraId="68881EB6" w14:textId="77777777" w:rsidR="00CD6463" w:rsidRPr="00362B69" w:rsidRDefault="00CD6463" w:rsidP="00CD6463">
      <w:pPr>
        <w:rPr>
          <w:ins w:id="809" w:author="Microsoft" w:date="2020-04-13T08:54:00Z"/>
          <w:rFonts w:cstheme="minorHAnsi"/>
          <w:sz w:val="24"/>
          <w:szCs w:val="24"/>
          <w:rPrChange w:id="810" w:author="Microsoft" w:date="2020-04-16T16:20:00Z">
            <w:rPr>
              <w:ins w:id="811" w:author="Microsoft" w:date="2020-04-13T08:54:00Z"/>
            </w:rPr>
          </w:rPrChange>
        </w:rPr>
      </w:pPr>
    </w:p>
    <w:p w14:paraId="490F164A" w14:textId="77777777" w:rsidR="00CD6463" w:rsidRPr="00362B69" w:rsidRDefault="00CD6463" w:rsidP="00CD6463">
      <w:pPr>
        <w:rPr>
          <w:ins w:id="812" w:author="Microsoft" w:date="2020-04-13T08:54:00Z"/>
          <w:rFonts w:cstheme="minorHAnsi"/>
          <w:sz w:val="24"/>
          <w:szCs w:val="24"/>
          <w:rPrChange w:id="813" w:author="Microsoft" w:date="2020-04-16T16:20:00Z">
            <w:rPr>
              <w:ins w:id="814" w:author="Microsoft" w:date="2020-04-13T08:54:00Z"/>
            </w:rPr>
          </w:rPrChange>
        </w:rPr>
      </w:pPr>
      <w:ins w:id="815" w:author="Microsoft" w:date="2020-04-13T08:54:00Z">
        <w:r w:rsidRPr="00362B69">
          <w:rPr>
            <w:rFonts w:cstheme="minorHAnsi"/>
            <w:sz w:val="24"/>
            <w:szCs w:val="24"/>
            <w:rPrChange w:id="816" w:author="Microsoft" w:date="2020-04-16T16:20:00Z">
              <w:rPr/>
            </w:rPrChange>
          </w:rPr>
          <w:t>class Calculator extends Thread {</w:t>
        </w:r>
      </w:ins>
    </w:p>
    <w:p w14:paraId="62D6FD7B" w14:textId="77777777" w:rsidR="00CD6463" w:rsidRPr="00362B69" w:rsidRDefault="00CD6463" w:rsidP="00CD6463">
      <w:pPr>
        <w:rPr>
          <w:ins w:id="817" w:author="Microsoft" w:date="2020-04-13T08:54:00Z"/>
          <w:rFonts w:cstheme="minorHAnsi"/>
          <w:sz w:val="24"/>
          <w:szCs w:val="24"/>
          <w:rPrChange w:id="818" w:author="Microsoft" w:date="2020-04-16T16:20:00Z">
            <w:rPr>
              <w:ins w:id="819" w:author="Microsoft" w:date="2020-04-13T08:54:00Z"/>
            </w:rPr>
          </w:rPrChange>
        </w:rPr>
      </w:pPr>
      <w:ins w:id="820" w:author="Microsoft" w:date="2020-04-13T08:54:00Z">
        <w:r w:rsidRPr="00362B69">
          <w:rPr>
            <w:rFonts w:cstheme="minorHAnsi"/>
            <w:sz w:val="24"/>
            <w:szCs w:val="24"/>
            <w:rPrChange w:id="821" w:author="Microsoft" w:date="2020-04-16T16:20:00Z">
              <w:rPr/>
            </w:rPrChange>
          </w:rPr>
          <w:t xml:space="preserve">    int total=0;</w:t>
        </w:r>
      </w:ins>
    </w:p>
    <w:p w14:paraId="6CC74766" w14:textId="77777777" w:rsidR="00CD6463" w:rsidRPr="00362B69" w:rsidRDefault="00CD6463" w:rsidP="00CD6463">
      <w:pPr>
        <w:rPr>
          <w:ins w:id="822" w:author="Microsoft" w:date="2020-04-13T08:54:00Z"/>
          <w:rFonts w:cstheme="minorHAnsi"/>
          <w:sz w:val="24"/>
          <w:szCs w:val="24"/>
          <w:rPrChange w:id="823" w:author="Microsoft" w:date="2020-04-16T16:20:00Z">
            <w:rPr>
              <w:ins w:id="824" w:author="Microsoft" w:date="2020-04-13T08:54:00Z"/>
            </w:rPr>
          </w:rPrChange>
        </w:rPr>
      </w:pPr>
      <w:ins w:id="825" w:author="Microsoft" w:date="2020-04-13T08:54:00Z">
        <w:r w:rsidRPr="00362B69">
          <w:rPr>
            <w:rFonts w:cstheme="minorHAnsi"/>
            <w:sz w:val="24"/>
            <w:szCs w:val="24"/>
            <w:rPrChange w:id="826" w:author="Microsoft" w:date="2020-04-16T16:20:00Z">
              <w:rPr/>
            </w:rPrChange>
          </w:rPr>
          <w:t xml:space="preserve">    public void run() {</w:t>
        </w:r>
      </w:ins>
    </w:p>
    <w:p w14:paraId="340B0D97" w14:textId="77777777" w:rsidR="00CD6463" w:rsidRPr="00362B69" w:rsidRDefault="00CD6463" w:rsidP="00CD6463">
      <w:pPr>
        <w:rPr>
          <w:ins w:id="827" w:author="Microsoft" w:date="2020-04-13T08:54:00Z"/>
          <w:rFonts w:cstheme="minorHAnsi"/>
          <w:sz w:val="24"/>
          <w:szCs w:val="24"/>
          <w:rPrChange w:id="828" w:author="Microsoft" w:date="2020-04-16T16:20:00Z">
            <w:rPr>
              <w:ins w:id="829" w:author="Microsoft" w:date="2020-04-13T08:54:00Z"/>
            </w:rPr>
          </w:rPrChange>
        </w:rPr>
      </w:pPr>
      <w:ins w:id="830" w:author="Microsoft" w:date="2020-04-13T08:54:00Z">
        <w:r w:rsidRPr="00362B69">
          <w:rPr>
            <w:rFonts w:cstheme="minorHAnsi"/>
            <w:sz w:val="24"/>
            <w:szCs w:val="24"/>
            <w:rPrChange w:id="831" w:author="Microsoft" w:date="2020-04-16T16:20:00Z">
              <w:rPr/>
            </w:rPrChange>
          </w:rPr>
          <w:t xml:space="preserve">        synchronized(this) {                     //Line 31</w:t>
        </w:r>
      </w:ins>
    </w:p>
    <w:p w14:paraId="2715254F" w14:textId="77777777" w:rsidR="00CD6463" w:rsidRPr="00362B69" w:rsidRDefault="00CD6463" w:rsidP="00CD6463">
      <w:pPr>
        <w:rPr>
          <w:ins w:id="832" w:author="Microsoft" w:date="2020-04-13T08:54:00Z"/>
          <w:rFonts w:cstheme="minorHAnsi"/>
          <w:sz w:val="24"/>
          <w:szCs w:val="24"/>
          <w:rPrChange w:id="833" w:author="Microsoft" w:date="2020-04-16T16:20:00Z">
            <w:rPr>
              <w:ins w:id="834" w:author="Microsoft" w:date="2020-04-13T08:54:00Z"/>
            </w:rPr>
          </w:rPrChange>
        </w:rPr>
      </w:pPr>
      <w:ins w:id="835" w:author="Microsoft" w:date="2020-04-13T08:54:00Z">
        <w:r w:rsidRPr="00362B69">
          <w:rPr>
            <w:rFonts w:cstheme="minorHAnsi"/>
            <w:sz w:val="24"/>
            <w:szCs w:val="24"/>
            <w:rPrChange w:id="836" w:author="Microsoft" w:date="2020-04-16T16:20:00Z">
              <w:rPr/>
            </w:rPrChange>
          </w:rPr>
          <w:t xml:space="preserve">            for(int i=0;i&lt;50;i++) {</w:t>
        </w:r>
      </w:ins>
    </w:p>
    <w:p w14:paraId="71451E2A" w14:textId="77777777" w:rsidR="00CD6463" w:rsidRPr="00362B69" w:rsidRDefault="00CD6463" w:rsidP="00CD6463">
      <w:pPr>
        <w:rPr>
          <w:ins w:id="837" w:author="Microsoft" w:date="2020-04-13T08:54:00Z"/>
          <w:rFonts w:cstheme="minorHAnsi"/>
          <w:sz w:val="24"/>
          <w:szCs w:val="24"/>
          <w:rPrChange w:id="838" w:author="Microsoft" w:date="2020-04-16T16:20:00Z">
            <w:rPr>
              <w:ins w:id="839" w:author="Microsoft" w:date="2020-04-13T08:54:00Z"/>
            </w:rPr>
          </w:rPrChange>
        </w:rPr>
      </w:pPr>
      <w:ins w:id="840" w:author="Microsoft" w:date="2020-04-13T08:54:00Z">
        <w:r w:rsidRPr="00362B69">
          <w:rPr>
            <w:rFonts w:cstheme="minorHAnsi"/>
            <w:sz w:val="24"/>
            <w:szCs w:val="24"/>
            <w:rPrChange w:id="841" w:author="Microsoft" w:date="2020-04-16T16:20:00Z">
              <w:rPr/>
            </w:rPrChange>
          </w:rPr>
          <w:t xml:space="preserve">                total += i;</w:t>
        </w:r>
      </w:ins>
    </w:p>
    <w:p w14:paraId="03A322A1" w14:textId="77777777" w:rsidR="00CD6463" w:rsidRPr="00362B69" w:rsidRDefault="00CD6463" w:rsidP="00CD6463">
      <w:pPr>
        <w:rPr>
          <w:ins w:id="842" w:author="Microsoft" w:date="2020-04-13T08:54:00Z"/>
          <w:rFonts w:cstheme="minorHAnsi"/>
          <w:sz w:val="24"/>
          <w:szCs w:val="24"/>
          <w:rPrChange w:id="843" w:author="Microsoft" w:date="2020-04-16T16:20:00Z">
            <w:rPr>
              <w:ins w:id="844" w:author="Microsoft" w:date="2020-04-13T08:54:00Z"/>
            </w:rPr>
          </w:rPrChange>
        </w:rPr>
      </w:pPr>
      <w:ins w:id="845" w:author="Microsoft" w:date="2020-04-13T08:54:00Z">
        <w:r w:rsidRPr="00362B69">
          <w:rPr>
            <w:rFonts w:cstheme="minorHAnsi"/>
            <w:sz w:val="24"/>
            <w:szCs w:val="24"/>
            <w:rPrChange w:id="846" w:author="Microsoft" w:date="2020-04-16T16:20:00Z">
              <w:rPr/>
            </w:rPrChange>
          </w:rPr>
          <w:t xml:space="preserve">            }</w:t>
        </w:r>
      </w:ins>
    </w:p>
    <w:p w14:paraId="24742739" w14:textId="77777777" w:rsidR="00CD6463" w:rsidRPr="00362B69" w:rsidRDefault="00CD6463" w:rsidP="00CD6463">
      <w:pPr>
        <w:rPr>
          <w:ins w:id="847" w:author="Microsoft" w:date="2020-04-13T08:54:00Z"/>
          <w:rFonts w:cstheme="minorHAnsi"/>
          <w:sz w:val="24"/>
          <w:szCs w:val="24"/>
          <w:rPrChange w:id="848" w:author="Microsoft" w:date="2020-04-16T16:20:00Z">
            <w:rPr>
              <w:ins w:id="849" w:author="Microsoft" w:date="2020-04-13T08:54:00Z"/>
            </w:rPr>
          </w:rPrChange>
        </w:rPr>
      </w:pPr>
      <w:ins w:id="850" w:author="Microsoft" w:date="2020-04-13T08:54:00Z">
        <w:r w:rsidRPr="00362B69">
          <w:rPr>
            <w:rFonts w:cstheme="minorHAnsi"/>
            <w:sz w:val="24"/>
            <w:szCs w:val="24"/>
            <w:rPrChange w:id="851" w:author="Microsoft" w:date="2020-04-16T16:20:00Z">
              <w:rPr/>
            </w:rPrChange>
          </w:rPr>
          <w:t xml:space="preserve">             notifyAll();</w:t>
        </w:r>
      </w:ins>
    </w:p>
    <w:p w14:paraId="17117A0B" w14:textId="77777777" w:rsidR="00CD6463" w:rsidRPr="00362B69" w:rsidRDefault="00CD6463" w:rsidP="00CD6463">
      <w:pPr>
        <w:rPr>
          <w:ins w:id="852" w:author="Microsoft" w:date="2020-04-13T08:54:00Z"/>
          <w:rFonts w:cstheme="minorHAnsi"/>
          <w:sz w:val="24"/>
          <w:szCs w:val="24"/>
          <w:rPrChange w:id="853" w:author="Microsoft" w:date="2020-04-16T16:20:00Z">
            <w:rPr>
              <w:ins w:id="854" w:author="Microsoft" w:date="2020-04-13T08:54:00Z"/>
            </w:rPr>
          </w:rPrChange>
        </w:rPr>
      </w:pPr>
      <w:ins w:id="855" w:author="Microsoft" w:date="2020-04-13T08:54:00Z">
        <w:r w:rsidRPr="00362B69">
          <w:rPr>
            <w:rFonts w:cstheme="minorHAnsi"/>
            <w:sz w:val="24"/>
            <w:szCs w:val="24"/>
            <w:rPrChange w:id="856" w:author="Microsoft" w:date="2020-04-16T16:20:00Z">
              <w:rPr/>
            </w:rPrChange>
          </w:rPr>
          <w:t xml:space="preserve">        }</w:t>
        </w:r>
      </w:ins>
    </w:p>
    <w:p w14:paraId="1483C4A7" w14:textId="77777777" w:rsidR="00CD6463" w:rsidRPr="00362B69" w:rsidRDefault="00CD6463" w:rsidP="00CD6463">
      <w:pPr>
        <w:rPr>
          <w:ins w:id="857" w:author="Microsoft" w:date="2020-04-13T08:54:00Z"/>
          <w:rFonts w:cstheme="minorHAnsi"/>
          <w:sz w:val="24"/>
          <w:szCs w:val="24"/>
          <w:rPrChange w:id="858" w:author="Microsoft" w:date="2020-04-16T16:20:00Z">
            <w:rPr>
              <w:ins w:id="859" w:author="Microsoft" w:date="2020-04-13T08:54:00Z"/>
            </w:rPr>
          </w:rPrChange>
        </w:rPr>
      </w:pPr>
      <w:ins w:id="860" w:author="Microsoft" w:date="2020-04-13T08:54:00Z">
        <w:r w:rsidRPr="00362B69">
          <w:rPr>
            <w:rFonts w:cstheme="minorHAnsi"/>
            <w:sz w:val="24"/>
            <w:szCs w:val="24"/>
            <w:rPrChange w:id="861" w:author="Microsoft" w:date="2020-04-16T16:20:00Z">
              <w:rPr/>
            </w:rPrChange>
          </w:rPr>
          <w:t xml:space="preserve">    } </w:t>
        </w:r>
      </w:ins>
    </w:p>
    <w:p w14:paraId="1E1BE72E" w14:textId="77777777" w:rsidR="00CD6463" w:rsidRPr="00362B69" w:rsidRDefault="00CD6463" w:rsidP="00CD6463">
      <w:pPr>
        <w:rPr>
          <w:ins w:id="862" w:author="Microsoft" w:date="2020-04-13T08:54:00Z"/>
          <w:rFonts w:cstheme="minorHAnsi"/>
          <w:sz w:val="24"/>
          <w:szCs w:val="24"/>
          <w:rPrChange w:id="863" w:author="Microsoft" w:date="2020-04-16T16:20:00Z">
            <w:rPr>
              <w:ins w:id="864" w:author="Microsoft" w:date="2020-04-13T08:54:00Z"/>
            </w:rPr>
          </w:rPrChange>
        </w:rPr>
      </w:pPr>
      <w:ins w:id="865" w:author="Microsoft" w:date="2020-04-13T08:54:00Z">
        <w:r w:rsidRPr="00362B69">
          <w:rPr>
            <w:rFonts w:cstheme="minorHAnsi"/>
            <w:sz w:val="24"/>
            <w:szCs w:val="24"/>
            <w:rPrChange w:id="866" w:author="Microsoft" w:date="2020-04-16T16:20:00Z">
              <w:rPr/>
            </w:rPrChange>
          </w:rPr>
          <w:lastRenderedPageBreak/>
          <w:t>}</w:t>
        </w:r>
      </w:ins>
    </w:p>
    <w:p w14:paraId="2F807F24" w14:textId="77777777" w:rsidR="00CD6463" w:rsidRPr="00362B69" w:rsidRDefault="00CD6463" w:rsidP="00CD6463">
      <w:pPr>
        <w:rPr>
          <w:ins w:id="867" w:author="Microsoft" w:date="2020-04-13T08:54:00Z"/>
          <w:rFonts w:cstheme="minorHAnsi"/>
          <w:sz w:val="24"/>
          <w:szCs w:val="24"/>
          <w:rPrChange w:id="868" w:author="Microsoft" w:date="2020-04-16T16:20:00Z">
            <w:rPr>
              <w:ins w:id="869" w:author="Microsoft" w:date="2020-04-13T08:54:00Z"/>
            </w:rPr>
          </w:rPrChange>
        </w:rPr>
      </w:pPr>
    </w:p>
    <w:p w14:paraId="6F9A6117" w14:textId="77777777" w:rsidR="00CD6463" w:rsidRPr="00362B69" w:rsidRDefault="00CD6463" w:rsidP="00CD6463">
      <w:pPr>
        <w:rPr>
          <w:ins w:id="870" w:author="Microsoft" w:date="2020-04-13T08:54:00Z"/>
          <w:rFonts w:cstheme="minorHAnsi"/>
          <w:sz w:val="24"/>
          <w:szCs w:val="24"/>
          <w:rPrChange w:id="871" w:author="Microsoft" w:date="2020-04-16T16:20:00Z">
            <w:rPr>
              <w:ins w:id="872" w:author="Microsoft" w:date="2020-04-13T08:54:00Z"/>
            </w:rPr>
          </w:rPrChange>
        </w:rPr>
      </w:pPr>
      <w:ins w:id="873" w:author="Microsoft" w:date="2020-04-13T08:54:00Z">
        <w:r w:rsidRPr="00362B69">
          <w:rPr>
            <w:rFonts w:cstheme="minorHAnsi"/>
            <w:sz w:val="24"/>
            <w:szCs w:val="24"/>
            <w:rPrChange w:id="874" w:author="Microsoft" w:date="2020-04-16T16:20:00Z">
              <w:rPr/>
            </w:rPrChange>
          </w:rPr>
          <w:t>public class Main                                       /* Main block*/</w:t>
        </w:r>
      </w:ins>
    </w:p>
    <w:p w14:paraId="108BA778" w14:textId="77777777" w:rsidR="00CD6463" w:rsidRPr="00362B69" w:rsidRDefault="00CD6463" w:rsidP="00CD6463">
      <w:pPr>
        <w:rPr>
          <w:ins w:id="875" w:author="Microsoft" w:date="2020-04-13T08:54:00Z"/>
          <w:rFonts w:cstheme="minorHAnsi"/>
          <w:sz w:val="24"/>
          <w:szCs w:val="24"/>
          <w:rPrChange w:id="876" w:author="Microsoft" w:date="2020-04-16T16:20:00Z">
            <w:rPr>
              <w:ins w:id="877" w:author="Microsoft" w:date="2020-04-13T08:54:00Z"/>
            </w:rPr>
          </w:rPrChange>
        </w:rPr>
      </w:pPr>
      <w:ins w:id="878" w:author="Microsoft" w:date="2020-04-13T08:54:00Z">
        <w:r w:rsidRPr="00362B69">
          <w:rPr>
            <w:rFonts w:cstheme="minorHAnsi"/>
            <w:sz w:val="24"/>
            <w:szCs w:val="24"/>
            <w:rPrChange w:id="879" w:author="Microsoft" w:date="2020-04-16T16:20:00Z">
              <w:rPr/>
            </w:rPrChange>
          </w:rPr>
          <w:t>{</w:t>
        </w:r>
      </w:ins>
    </w:p>
    <w:p w14:paraId="58A460A9" w14:textId="77777777" w:rsidR="00CD6463" w:rsidRPr="00362B69" w:rsidRDefault="00CD6463" w:rsidP="00CD6463">
      <w:pPr>
        <w:rPr>
          <w:ins w:id="880" w:author="Microsoft" w:date="2020-04-13T08:54:00Z"/>
          <w:rFonts w:cstheme="minorHAnsi"/>
          <w:sz w:val="24"/>
          <w:szCs w:val="24"/>
          <w:rPrChange w:id="881" w:author="Microsoft" w:date="2020-04-16T16:20:00Z">
            <w:rPr>
              <w:ins w:id="882" w:author="Microsoft" w:date="2020-04-13T08:54:00Z"/>
            </w:rPr>
          </w:rPrChange>
        </w:rPr>
      </w:pPr>
      <w:ins w:id="883" w:author="Microsoft" w:date="2020-04-13T08:54:00Z">
        <w:r w:rsidRPr="00362B69">
          <w:rPr>
            <w:rFonts w:cstheme="minorHAnsi"/>
            <w:sz w:val="24"/>
            <w:szCs w:val="24"/>
            <w:rPrChange w:id="884" w:author="Microsoft" w:date="2020-04-16T16:20:00Z">
              <w:rPr/>
            </w:rPrChange>
          </w:rPr>
          <w:t xml:space="preserve">    public static void main(String [] args) {</w:t>
        </w:r>
      </w:ins>
    </w:p>
    <w:p w14:paraId="351D2AD5" w14:textId="77777777" w:rsidR="00CD6463" w:rsidRPr="00362B69" w:rsidRDefault="00CD6463" w:rsidP="00CD6463">
      <w:pPr>
        <w:rPr>
          <w:ins w:id="885" w:author="Microsoft" w:date="2020-04-13T08:54:00Z"/>
          <w:rFonts w:cstheme="minorHAnsi"/>
          <w:sz w:val="24"/>
          <w:szCs w:val="24"/>
          <w:rPrChange w:id="886" w:author="Microsoft" w:date="2020-04-16T16:20:00Z">
            <w:rPr>
              <w:ins w:id="887" w:author="Microsoft" w:date="2020-04-13T08:54:00Z"/>
            </w:rPr>
          </w:rPrChange>
        </w:rPr>
      </w:pPr>
      <w:ins w:id="888" w:author="Microsoft" w:date="2020-04-13T08:54:00Z">
        <w:r w:rsidRPr="00362B69">
          <w:rPr>
            <w:rFonts w:cstheme="minorHAnsi"/>
            <w:sz w:val="24"/>
            <w:szCs w:val="24"/>
            <w:rPrChange w:id="889" w:author="Microsoft" w:date="2020-04-16T16:20:00Z">
              <w:rPr/>
            </w:rPrChange>
          </w:rPr>
          <w:t xml:space="preserve">        Calculator calculator = new Calculator();</w:t>
        </w:r>
      </w:ins>
    </w:p>
    <w:p w14:paraId="3B00F563" w14:textId="77777777" w:rsidR="00CD6463" w:rsidRPr="00362B69" w:rsidRDefault="00CD6463" w:rsidP="00CD6463">
      <w:pPr>
        <w:rPr>
          <w:ins w:id="890" w:author="Microsoft" w:date="2020-04-13T08:54:00Z"/>
          <w:rFonts w:cstheme="minorHAnsi"/>
          <w:sz w:val="24"/>
          <w:szCs w:val="24"/>
          <w:rPrChange w:id="891" w:author="Microsoft" w:date="2020-04-16T16:20:00Z">
            <w:rPr>
              <w:ins w:id="892" w:author="Microsoft" w:date="2020-04-13T08:54:00Z"/>
            </w:rPr>
          </w:rPrChange>
        </w:rPr>
      </w:pPr>
      <w:ins w:id="893" w:author="Microsoft" w:date="2020-04-13T08:54:00Z">
        <w:r w:rsidRPr="00362B69">
          <w:rPr>
            <w:rFonts w:cstheme="minorHAnsi"/>
            <w:sz w:val="24"/>
            <w:szCs w:val="24"/>
            <w:rPrChange w:id="894" w:author="Microsoft" w:date="2020-04-16T16:20:00Z">
              <w:rPr/>
            </w:rPrChange>
          </w:rPr>
          <w:t xml:space="preserve">        new Reader(calculator).start();</w:t>
        </w:r>
      </w:ins>
    </w:p>
    <w:p w14:paraId="2ED29FCC" w14:textId="77777777" w:rsidR="00CD6463" w:rsidRPr="00362B69" w:rsidRDefault="00CD6463" w:rsidP="00CD6463">
      <w:pPr>
        <w:rPr>
          <w:ins w:id="895" w:author="Microsoft" w:date="2020-04-13T08:54:00Z"/>
          <w:rFonts w:cstheme="minorHAnsi"/>
          <w:sz w:val="24"/>
          <w:szCs w:val="24"/>
          <w:rPrChange w:id="896" w:author="Microsoft" w:date="2020-04-16T16:20:00Z">
            <w:rPr>
              <w:ins w:id="897" w:author="Microsoft" w:date="2020-04-13T08:54:00Z"/>
            </w:rPr>
          </w:rPrChange>
        </w:rPr>
      </w:pPr>
      <w:ins w:id="898" w:author="Microsoft" w:date="2020-04-13T08:54:00Z">
        <w:r w:rsidRPr="00362B69">
          <w:rPr>
            <w:rFonts w:cstheme="minorHAnsi"/>
            <w:sz w:val="24"/>
            <w:szCs w:val="24"/>
            <w:rPrChange w:id="899" w:author="Microsoft" w:date="2020-04-16T16:20:00Z">
              <w:rPr/>
            </w:rPrChange>
          </w:rPr>
          <w:t xml:space="preserve">        calculator.start();</w:t>
        </w:r>
      </w:ins>
    </w:p>
    <w:p w14:paraId="61491DDD" w14:textId="77777777" w:rsidR="00CD6463" w:rsidRPr="00362B69" w:rsidRDefault="00CD6463" w:rsidP="00CD6463">
      <w:pPr>
        <w:rPr>
          <w:ins w:id="900" w:author="Microsoft" w:date="2020-04-13T08:54:00Z"/>
          <w:rFonts w:cstheme="minorHAnsi"/>
          <w:sz w:val="24"/>
          <w:szCs w:val="24"/>
          <w:rPrChange w:id="901" w:author="Microsoft" w:date="2020-04-16T16:20:00Z">
            <w:rPr>
              <w:ins w:id="902" w:author="Microsoft" w:date="2020-04-13T08:54:00Z"/>
            </w:rPr>
          </w:rPrChange>
        </w:rPr>
      </w:pPr>
      <w:ins w:id="903" w:author="Microsoft" w:date="2020-04-13T08:54:00Z">
        <w:r w:rsidRPr="00362B69">
          <w:rPr>
            <w:rFonts w:cstheme="minorHAnsi"/>
            <w:sz w:val="24"/>
            <w:szCs w:val="24"/>
            <w:rPrChange w:id="904" w:author="Microsoft" w:date="2020-04-16T16:20:00Z">
              <w:rPr/>
            </w:rPrChange>
          </w:rPr>
          <w:t xml:space="preserve">    }</w:t>
        </w:r>
      </w:ins>
    </w:p>
    <w:p w14:paraId="4D0B8F6F" w14:textId="77777777" w:rsidR="00CD6463" w:rsidRPr="00362B69" w:rsidRDefault="00CD6463" w:rsidP="00CD6463">
      <w:pPr>
        <w:rPr>
          <w:ins w:id="905" w:author="Microsoft" w:date="2020-04-13T08:58:00Z"/>
          <w:rFonts w:cstheme="minorHAnsi"/>
          <w:sz w:val="24"/>
          <w:szCs w:val="24"/>
          <w:rPrChange w:id="906" w:author="Microsoft" w:date="2020-04-16T16:20:00Z">
            <w:rPr>
              <w:ins w:id="907" w:author="Microsoft" w:date="2020-04-13T08:58:00Z"/>
            </w:rPr>
          </w:rPrChange>
        </w:rPr>
      </w:pPr>
      <w:ins w:id="908" w:author="Microsoft" w:date="2020-04-13T08:54:00Z">
        <w:r w:rsidRPr="00362B69">
          <w:rPr>
            <w:rFonts w:cstheme="minorHAnsi"/>
            <w:sz w:val="24"/>
            <w:szCs w:val="24"/>
            <w:rPrChange w:id="909" w:author="Microsoft" w:date="2020-04-16T16:20:00Z">
              <w:rPr/>
            </w:rPrChange>
          </w:rPr>
          <w:t>}</w:t>
        </w:r>
      </w:ins>
    </w:p>
    <w:p w14:paraId="4F00B5AB" w14:textId="77777777" w:rsidR="007B5422" w:rsidRPr="00781FAB" w:rsidRDefault="007B5422">
      <w:pPr>
        <w:keepNext/>
        <w:jc w:val="center"/>
        <w:rPr>
          <w:ins w:id="910" w:author="Microsoft" w:date="2020-04-13T08:59:00Z"/>
          <w:rFonts w:cstheme="minorHAnsi"/>
        </w:rPr>
        <w:pPrChange w:id="911" w:author="Microsoft" w:date="2020-04-13T08:59:00Z">
          <w:pPr>
            <w:jc w:val="center"/>
          </w:pPr>
        </w:pPrChange>
      </w:pPr>
      <w:ins w:id="912" w:author="Microsoft" w:date="2020-04-13T08:58:00Z">
        <w:r w:rsidRPr="00781FAB">
          <w:rPr>
            <w:rFonts w:cstheme="minorHAnsi"/>
            <w:noProof/>
          </w:rPr>
          <w:drawing>
            <wp:inline distT="0" distB="0" distL="0" distR="0" wp14:anchorId="0F3201A5" wp14:editId="0964197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ins>
    </w:p>
    <w:p w14:paraId="248A720B" w14:textId="755810F9" w:rsidR="00A05DF0" w:rsidRPr="00781FAB" w:rsidRDefault="007B5422" w:rsidP="00417B1C">
      <w:pPr>
        <w:pStyle w:val="Caption"/>
        <w:jc w:val="center"/>
        <w:rPr>
          <w:ins w:id="913" w:author="Microsoft" w:date="2020-04-14T19:15:00Z"/>
          <w:rFonts w:cstheme="minorHAnsi"/>
          <w:i w:val="0"/>
        </w:rPr>
      </w:pPr>
      <w:ins w:id="914" w:author="Microsoft" w:date="2020-04-13T08:59:00Z">
        <w:r w:rsidRPr="00781FAB">
          <w:rPr>
            <w:rFonts w:cstheme="minorHAnsi"/>
            <w:i w:val="0"/>
            <w:rPrChange w:id="915" w:author="Microsoft" w:date="2020-04-15T17:12:00Z">
              <w:rPr/>
            </w:rPrChange>
          </w:rPr>
          <w:t xml:space="preserve">Figure </w:t>
        </w:r>
        <w:r w:rsidRPr="00781FAB">
          <w:rPr>
            <w:rFonts w:cstheme="minorHAnsi"/>
            <w:i w:val="0"/>
            <w:rPrChange w:id="916" w:author="Microsoft" w:date="2020-04-15T17:12:00Z">
              <w:rPr/>
            </w:rPrChange>
          </w:rPr>
          <w:fldChar w:fldCharType="begin"/>
        </w:r>
        <w:r w:rsidRPr="00781FAB">
          <w:rPr>
            <w:rFonts w:cstheme="minorHAnsi"/>
            <w:i w:val="0"/>
            <w:rPrChange w:id="917" w:author="Microsoft" w:date="2020-04-15T17:12:00Z">
              <w:rPr/>
            </w:rPrChange>
          </w:rPr>
          <w:instrText xml:space="preserve"> SEQ Figure \* ARABIC </w:instrText>
        </w:r>
      </w:ins>
      <w:r w:rsidRPr="00781FAB">
        <w:rPr>
          <w:rFonts w:cstheme="minorHAnsi"/>
          <w:i w:val="0"/>
          <w:rPrChange w:id="918" w:author="Microsoft" w:date="2020-04-15T17:12:00Z">
            <w:rPr/>
          </w:rPrChange>
        </w:rPr>
        <w:fldChar w:fldCharType="separate"/>
      </w:r>
      <w:ins w:id="919" w:author="Microsoft" w:date="2020-04-15T17:35:00Z">
        <w:r w:rsidR="007F0C28">
          <w:rPr>
            <w:rFonts w:cstheme="minorHAnsi"/>
            <w:i w:val="0"/>
            <w:noProof/>
          </w:rPr>
          <w:t>14</w:t>
        </w:r>
      </w:ins>
      <w:ins w:id="920" w:author="Microsoft" w:date="2020-04-13T08:59:00Z">
        <w:r w:rsidRPr="00781FAB">
          <w:rPr>
            <w:rFonts w:cstheme="minorHAnsi"/>
            <w:i w:val="0"/>
            <w:rPrChange w:id="921" w:author="Microsoft" w:date="2020-04-15T17:12:00Z">
              <w:rPr/>
            </w:rPrChange>
          </w:rPr>
          <w:fldChar w:fldCharType="end"/>
        </w:r>
        <w:r w:rsidRPr="00781FAB">
          <w:rPr>
            <w:rFonts w:cstheme="minorHAnsi"/>
            <w:i w:val="0"/>
            <w:rPrChange w:id="922" w:author="Microsoft" w:date="2020-04-15T17:12:00Z">
              <w:rPr/>
            </w:rPrChange>
          </w:rPr>
          <w:t>: Usage in different class.</w:t>
        </w:r>
      </w:ins>
    </w:p>
    <w:p w14:paraId="11AAE487" w14:textId="77777777" w:rsidR="00A040DB" w:rsidRPr="00781FAB" w:rsidRDefault="00A040DB" w:rsidP="00A040DB">
      <w:pPr>
        <w:pStyle w:val="Standard"/>
        <w:rPr>
          <w:ins w:id="923" w:author="Microsoft" w:date="2020-04-14T19:15:00Z"/>
          <w:rFonts w:asciiTheme="minorHAnsi" w:hAnsiTheme="minorHAnsi" w:cstheme="minorHAnsi"/>
          <w:b/>
          <w:sz w:val="24"/>
          <w:szCs w:val="24"/>
          <w:rPrChange w:id="924" w:author="Microsoft" w:date="2020-04-15T17:12:00Z">
            <w:rPr>
              <w:ins w:id="925" w:author="Microsoft" w:date="2020-04-14T19:15:00Z"/>
              <w:rFonts w:cs="Calibri"/>
              <w:b/>
              <w:sz w:val="24"/>
              <w:szCs w:val="24"/>
            </w:rPr>
          </w:rPrChange>
        </w:rPr>
      </w:pPr>
      <w:ins w:id="926" w:author="Microsoft" w:date="2020-04-14T19:15:00Z">
        <w:r w:rsidRPr="00781FAB">
          <w:rPr>
            <w:rFonts w:asciiTheme="minorHAnsi" w:hAnsiTheme="minorHAnsi" w:cstheme="minorHAnsi"/>
            <w:b/>
            <w:sz w:val="24"/>
            <w:szCs w:val="24"/>
            <w:rPrChange w:id="927" w:author="Microsoft" w:date="2020-04-15T17:12:00Z">
              <w:rPr>
                <w:rFonts w:cs="Calibri"/>
                <w:b/>
                <w:sz w:val="24"/>
                <w:szCs w:val="24"/>
              </w:rPr>
            </w:rPrChange>
          </w:rPr>
          <w:t>Barrier synchronization:</w:t>
        </w:r>
      </w:ins>
    </w:p>
    <w:p w14:paraId="640DBD0C" w14:textId="77777777" w:rsidR="00A040DB" w:rsidRPr="00781FAB" w:rsidRDefault="00A040DB" w:rsidP="00A040DB">
      <w:pPr>
        <w:pStyle w:val="Standard"/>
        <w:jc w:val="both"/>
        <w:rPr>
          <w:ins w:id="928" w:author="Microsoft" w:date="2020-04-14T19:15:00Z"/>
          <w:rFonts w:asciiTheme="minorHAnsi" w:hAnsiTheme="minorHAnsi" w:cstheme="minorHAnsi"/>
          <w:rPrChange w:id="929" w:author="Microsoft" w:date="2020-04-15T17:12:00Z">
            <w:rPr>
              <w:ins w:id="930" w:author="Microsoft" w:date="2020-04-14T19:15:00Z"/>
            </w:rPr>
          </w:rPrChange>
        </w:rPr>
      </w:pPr>
      <w:ins w:id="931" w:author="Microsoft" w:date="2020-04-14T19:15:00Z">
        <w:r w:rsidRPr="00781FAB">
          <w:rPr>
            <w:rFonts w:asciiTheme="minorHAnsi" w:hAnsiTheme="minorHAnsi" w:cstheme="minorHAnsi"/>
            <w:rPrChange w:id="932" w:author="Microsoft" w:date="2020-04-15T17:12:00Z">
              <w:rPr/>
            </w:rPrChange>
          </w:rPr>
          <w:t>The below program demonstrates the cyclic barrier synchronization. This program is based on our shared cab when 2 person gets inside the car the cab starts.</w:t>
        </w:r>
      </w:ins>
    </w:p>
    <w:p w14:paraId="7E1A636D" w14:textId="77777777" w:rsidR="00A040DB" w:rsidRPr="00781FAB" w:rsidRDefault="00A040DB" w:rsidP="00A040DB">
      <w:pPr>
        <w:pStyle w:val="Standard"/>
        <w:rPr>
          <w:ins w:id="933" w:author="Microsoft" w:date="2020-04-14T19:15:00Z"/>
          <w:rFonts w:asciiTheme="minorHAnsi" w:hAnsiTheme="minorHAnsi" w:cstheme="minorHAnsi"/>
          <w:rPrChange w:id="934" w:author="Microsoft" w:date="2020-04-15T17:12:00Z">
            <w:rPr>
              <w:ins w:id="935" w:author="Microsoft" w:date="2020-04-14T19:15:00Z"/>
            </w:rPr>
          </w:rPrChange>
        </w:rPr>
      </w:pPr>
    </w:p>
    <w:p w14:paraId="55654648" w14:textId="77777777" w:rsidR="00A040DB" w:rsidRPr="00781FAB" w:rsidRDefault="00A040DB" w:rsidP="00A040DB">
      <w:pPr>
        <w:pStyle w:val="Standard"/>
        <w:rPr>
          <w:ins w:id="936" w:author="Microsoft" w:date="2020-04-14T19:15:00Z"/>
          <w:rFonts w:asciiTheme="minorHAnsi" w:hAnsiTheme="minorHAnsi" w:cstheme="minorHAnsi"/>
          <w:rPrChange w:id="937" w:author="Microsoft" w:date="2020-04-15T17:12:00Z">
            <w:rPr>
              <w:ins w:id="938" w:author="Microsoft" w:date="2020-04-14T19:15:00Z"/>
            </w:rPr>
          </w:rPrChange>
        </w:rPr>
      </w:pPr>
      <w:ins w:id="939" w:author="Microsoft" w:date="2020-04-14T19:15:00Z">
        <w:r w:rsidRPr="00781FAB">
          <w:rPr>
            <w:rFonts w:asciiTheme="minorHAnsi" w:hAnsiTheme="minorHAnsi" w:cstheme="minorHAnsi"/>
            <w:rPrChange w:id="940" w:author="Microsoft" w:date="2020-04-15T17:12:00Z">
              <w:rPr/>
            </w:rPrChange>
          </w:rPr>
          <w:t>import java.util.concurrent.BrokenBarrierException;</w:t>
        </w:r>
      </w:ins>
    </w:p>
    <w:p w14:paraId="29461166" w14:textId="77777777" w:rsidR="00A040DB" w:rsidRPr="00781FAB" w:rsidRDefault="00A040DB" w:rsidP="00A040DB">
      <w:pPr>
        <w:pStyle w:val="Standard"/>
        <w:rPr>
          <w:ins w:id="941" w:author="Microsoft" w:date="2020-04-14T19:15:00Z"/>
          <w:rFonts w:asciiTheme="minorHAnsi" w:hAnsiTheme="minorHAnsi" w:cstheme="minorHAnsi"/>
          <w:rPrChange w:id="942" w:author="Microsoft" w:date="2020-04-15T17:12:00Z">
            <w:rPr>
              <w:ins w:id="943" w:author="Microsoft" w:date="2020-04-14T19:15:00Z"/>
            </w:rPr>
          </w:rPrChange>
        </w:rPr>
      </w:pPr>
      <w:ins w:id="944" w:author="Microsoft" w:date="2020-04-14T19:15:00Z">
        <w:r w:rsidRPr="00781FAB">
          <w:rPr>
            <w:rFonts w:asciiTheme="minorHAnsi" w:hAnsiTheme="minorHAnsi" w:cstheme="minorHAnsi"/>
            <w:rPrChange w:id="945" w:author="Microsoft" w:date="2020-04-15T17:12:00Z">
              <w:rPr/>
            </w:rPrChange>
          </w:rPr>
          <w:t>import java.util.concurrent.CyclicBarrier;</w:t>
        </w:r>
      </w:ins>
    </w:p>
    <w:p w14:paraId="00163659" w14:textId="77777777" w:rsidR="00A040DB" w:rsidRPr="00781FAB" w:rsidRDefault="00A040DB" w:rsidP="00A040DB">
      <w:pPr>
        <w:pStyle w:val="Standard"/>
        <w:rPr>
          <w:ins w:id="946" w:author="Microsoft" w:date="2020-04-14T19:15:00Z"/>
          <w:rFonts w:asciiTheme="minorHAnsi" w:hAnsiTheme="minorHAnsi" w:cstheme="minorHAnsi"/>
          <w:i/>
          <w:iCs/>
          <w:rPrChange w:id="947" w:author="Microsoft" w:date="2020-04-15T17:12:00Z">
            <w:rPr>
              <w:ins w:id="948" w:author="Microsoft" w:date="2020-04-14T19:15:00Z"/>
              <w:i/>
              <w:iCs/>
            </w:rPr>
          </w:rPrChange>
        </w:rPr>
      </w:pPr>
      <w:ins w:id="949" w:author="Microsoft" w:date="2020-04-14T19:15:00Z">
        <w:r w:rsidRPr="00781FAB">
          <w:rPr>
            <w:rFonts w:asciiTheme="minorHAnsi" w:hAnsiTheme="minorHAnsi" w:cstheme="minorHAnsi"/>
            <w:i/>
            <w:iCs/>
            <w:rPrChange w:id="950" w:author="Microsoft" w:date="2020-04-15T17:12:00Z">
              <w:rPr>
                <w:i/>
                <w:iCs/>
              </w:rPr>
            </w:rPrChange>
          </w:rPr>
          <w:t>/* The above 2 packages are to be used for achieving Cyclic barrier  synchronization*</w:t>
        </w:r>
        <w:r w:rsidRPr="00781FAB">
          <w:rPr>
            <w:rFonts w:asciiTheme="minorHAnsi" w:hAnsiTheme="minorHAnsi" w:cstheme="minorHAnsi"/>
            <w:rPrChange w:id="951" w:author="Microsoft" w:date="2020-04-15T17:12:00Z">
              <w:rPr/>
            </w:rPrChange>
          </w:rPr>
          <w:t>/</w:t>
        </w:r>
      </w:ins>
    </w:p>
    <w:p w14:paraId="6F2FA1F6" w14:textId="77777777" w:rsidR="00A040DB" w:rsidRPr="00781FAB" w:rsidRDefault="00A040DB" w:rsidP="00A040DB">
      <w:pPr>
        <w:pStyle w:val="Standard"/>
        <w:rPr>
          <w:ins w:id="952" w:author="Microsoft" w:date="2020-04-14T19:15:00Z"/>
          <w:rFonts w:asciiTheme="minorHAnsi" w:hAnsiTheme="minorHAnsi" w:cstheme="minorHAnsi"/>
          <w:rPrChange w:id="953" w:author="Microsoft" w:date="2020-04-15T17:12:00Z">
            <w:rPr>
              <w:ins w:id="954" w:author="Microsoft" w:date="2020-04-14T19:15:00Z"/>
            </w:rPr>
          </w:rPrChange>
        </w:rPr>
      </w:pPr>
    </w:p>
    <w:p w14:paraId="11654BF7" w14:textId="77777777" w:rsidR="00A040DB" w:rsidRPr="00781FAB" w:rsidRDefault="00A040DB" w:rsidP="00A040DB">
      <w:pPr>
        <w:pStyle w:val="Standard"/>
        <w:rPr>
          <w:ins w:id="955" w:author="Microsoft" w:date="2020-04-14T19:15:00Z"/>
          <w:rFonts w:asciiTheme="minorHAnsi" w:hAnsiTheme="minorHAnsi" w:cstheme="minorHAnsi"/>
          <w:rPrChange w:id="956" w:author="Microsoft" w:date="2020-04-15T17:12:00Z">
            <w:rPr>
              <w:ins w:id="957" w:author="Microsoft" w:date="2020-04-14T19:15:00Z"/>
            </w:rPr>
          </w:rPrChange>
        </w:rPr>
      </w:pPr>
      <w:ins w:id="958" w:author="Microsoft" w:date="2020-04-14T19:15:00Z">
        <w:r w:rsidRPr="00781FAB">
          <w:rPr>
            <w:rFonts w:asciiTheme="minorHAnsi" w:hAnsiTheme="minorHAnsi" w:cstheme="minorHAnsi"/>
            <w:rPrChange w:id="959" w:author="Microsoft" w:date="2020-04-15T17:12:00Z">
              <w:rPr/>
            </w:rPrChange>
          </w:rPr>
          <w:lastRenderedPageBreak/>
          <w:t>class PassengerThread extends Thread {</w:t>
        </w:r>
      </w:ins>
    </w:p>
    <w:p w14:paraId="761FEBB7" w14:textId="77777777" w:rsidR="00A040DB" w:rsidRPr="00781FAB" w:rsidRDefault="00A040DB" w:rsidP="00A040DB">
      <w:pPr>
        <w:pStyle w:val="Standard"/>
        <w:rPr>
          <w:ins w:id="960" w:author="Microsoft" w:date="2020-04-14T19:15:00Z"/>
          <w:rFonts w:asciiTheme="minorHAnsi" w:hAnsiTheme="minorHAnsi" w:cstheme="minorHAnsi"/>
          <w:rPrChange w:id="961" w:author="Microsoft" w:date="2020-04-15T17:12:00Z">
            <w:rPr>
              <w:ins w:id="962" w:author="Microsoft" w:date="2020-04-14T19:15:00Z"/>
            </w:rPr>
          </w:rPrChange>
        </w:rPr>
      </w:pPr>
      <w:ins w:id="963" w:author="Microsoft" w:date="2020-04-14T19:15:00Z">
        <w:r w:rsidRPr="00781FAB">
          <w:rPr>
            <w:rFonts w:asciiTheme="minorHAnsi" w:hAnsiTheme="minorHAnsi" w:cstheme="minorHAnsi"/>
            <w:rPrChange w:id="964" w:author="Microsoft" w:date="2020-04-15T17:12:00Z">
              <w:rPr/>
            </w:rPrChange>
          </w:rPr>
          <w:t xml:space="preserve">private int duration;       </w:t>
        </w:r>
      </w:ins>
    </w:p>
    <w:p w14:paraId="41A2B308" w14:textId="77777777" w:rsidR="00A040DB" w:rsidRPr="00781FAB" w:rsidRDefault="00A040DB" w:rsidP="00A040DB">
      <w:pPr>
        <w:pStyle w:val="Standard"/>
        <w:rPr>
          <w:ins w:id="965" w:author="Microsoft" w:date="2020-04-14T19:15:00Z"/>
          <w:rFonts w:asciiTheme="minorHAnsi" w:hAnsiTheme="minorHAnsi" w:cstheme="minorHAnsi"/>
          <w:rPrChange w:id="966" w:author="Microsoft" w:date="2020-04-15T17:12:00Z">
            <w:rPr>
              <w:ins w:id="967" w:author="Microsoft" w:date="2020-04-14T19:15:00Z"/>
            </w:rPr>
          </w:rPrChange>
        </w:rPr>
      </w:pPr>
      <w:ins w:id="968" w:author="Microsoft" w:date="2020-04-14T19:15:00Z">
        <w:r w:rsidRPr="00781FAB">
          <w:rPr>
            <w:rFonts w:asciiTheme="minorHAnsi" w:hAnsiTheme="minorHAnsi" w:cstheme="minorHAnsi"/>
            <w:rPrChange w:id="969" w:author="Microsoft" w:date="2020-04-15T17:12:00Z">
              <w:rPr/>
            </w:rPrChange>
          </w:rPr>
          <w:t>private CyclicBarrier barrier;</w:t>
        </w:r>
      </w:ins>
    </w:p>
    <w:p w14:paraId="19BB14F2" w14:textId="77777777" w:rsidR="00A040DB" w:rsidRPr="00781FAB" w:rsidRDefault="00A040DB" w:rsidP="00A040DB">
      <w:pPr>
        <w:pStyle w:val="Standard"/>
        <w:rPr>
          <w:ins w:id="970" w:author="Microsoft" w:date="2020-04-14T19:15:00Z"/>
          <w:rFonts w:asciiTheme="minorHAnsi" w:hAnsiTheme="minorHAnsi" w:cstheme="minorHAnsi"/>
          <w:rPrChange w:id="971" w:author="Microsoft" w:date="2020-04-15T17:12:00Z">
            <w:rPr>
              <w:ins w:id="972" w:author="Microsoft" w:date="2020-04-14T19:15:00Z"/>
            </w:rPr>
          </w:rPrChange>
        </w:rPr>
      </w:pPr>
    </w:p>
    <w:p w14:paraId="391F55FD" w14:textId="77777777" w:rsidR="00A040DB" w:rsidRPr="00781FAB" w:rsidRDefault="00A040DB" w:rsidP="00A040DB">
      <w:pPr>
        <w:pStyle w:val="Standard"/>
        <w:rPr>
          <w:ins w:id="973" w:author="Microsoft" w:date="2020-04-14T19:15:00Z"/>
          <w:rFonts w:asciiTheme="minorHAnsi" w:hAnsiTheme="minorHAnsi" w:cstheme="minorHAnsi"/>
          <w:rPrChange w:id="974" w:author="Microsoft" w:date="2020-04-15T17:12:00Z">
            <w:rPr>
              <w:ins w:id="975" w:author="Microsoft" w:date="2020-04-14T19:15:00Z"/>
            </w:rPr>
          </w:rPrChange>
        </w:rPr>
      </w:pPr>
      <w:ins w:id="976" w:author="Microsoft" w:date="2020-04-14T19:15:00Z">
        <w:r w:rsidRPr="00781FAB">
          <w:rPr>
            <w:rFonts w:asciiTheme="minorHAnsi" w:hAnsiTheme="minorHAnsi" w:cstheme="minorHAnsi"/>
            <w:rPrChange w:id="977" w:author="Microsoft" w:date="2020-04-15T17:12:00Z">
              <w:rPr/>
            </w:rPrChange>
          </w:rPr>
          <w:t>public PassengerThread(int duration, CyclicBarrier barrier, String pname) {</w:t>
        </w:r>
      </w:ins>
    </w:p>
    <w:p w14:paraId="0232AF18" w14:textId="77777777" w:rsidR="00A040DB" w:rsidRPr="00781FAB" w:rsidRDefault="00A040DB" w:rsidP="00A040DB">
      <w:pPr>
        <w:pStyle w:val="Standard"/>
        <w:rPr>
          <w:ins w:id="978" w:author="Microsoft" w:date="2020-04-14T19:15:00Z"/>
          <w:rFonts w:asciiTheme="minorHAnsi" w:hAnsiTheme="minorHAnsi" w:cstheme="minorHAnsi"/>
          <w:rPrChange w:id="979" w:author="Microsoft" w:date="2020-04-15T17:12:00Z">
            <w:rPr>
              <w:ins w:id="980" w:author="Microsoft" w:date="2020-04-14T19:15:00Z"/>
            </w:rPr>
          </w:rPrChange>
        </w:rPr>
      </w:pPr>
      <w:ins w:id="981" w:author="Microsoft" w:date="2020-04-14T19:15:00Z">
        <w:r w:rsidRPr="00781FAB">
          <w:rPr>
            <w:rFonts w:asciiTheme="minorHAnsi" w:hAnsiTheme="minorHAnsi" w:cstheme="minorHAnsi"/>
            <w:rPrChange w:id="982" w:author="Microsoft" w:date="2020-04-15T17:12:00Z">
              <w:rPr/>
            </w:rPrChange>
          </w:rPr>
          <w:t>super(pname);</w:t>
        </w:r>
      </w:ins>
    </w:p>
    <w:p w14:paraId="6D73D993" w14:textId="77777777" w:rsidR="00A040DB" w:rsidRPr="00781FAB" w:rsidRDefault="00A040DB" w:rsidP="00A040DB">
      <w:pPr>
        <w:pStyle w:val="Standard"/>
        <w:rPr>
          <w:ins w:id="983" w:author="Microsoft" w:date="2020-04-14T19:15:00Z"/>
          <w:rFonts w:asciiTheme="minorHAnsi" w:hAnsiTheme="minorHAnsi" w:cstheme="minorHAnsi"/>
          <w:rPrChange w:id="984" w:author="Microsoft" w:date="2020-04-15T17:12:00Z">
            <w:rPr>
              <w:ins w:id="985" w:author="Microsoft" w:date="2020-04-14T19:15:00Z"/>
            </w:rPr>
          </w:rPrChange>
        </w:rPr>
      </w:pPr>
      <w:ins w:id="986" w:author="Microsoft" w:date="2020-04-14T19:15:00Z">
        <w:r w:rsidRPr="00781FAB">
          <w:rPr>
            <w:rFonts w:asciiTheme="minorHAnsi" w:hAnsiTheme="minorHAnsi" w:cstheme="minorHAnsi"/>
            <w:rPrChange w:id="987" w:author="Microsoft" w:date="2020-04-15T17:12:00Z">
              <w:rPr/>
            </w:rPrChange>
          </w:rPr>
          <w:t>this.duration = duration;</w:t>
        </w:r>
      </w:ins>
    </w:p>
    <w:p w14:paraId="106EBC8A" w14:textId="77777777" w:rsidR="00A040DB" w:rsidRPr="00781FAB" w:rsidRDefault="00A040DB" w:rsidP="00A040DB">
      <w:pPr>
        <w:pStyle w:val="Standard"/>
        <w:rPr>
          <w:ins w:id="988" w:author="Microsoft" w:date="2020-04-14T19:15:00Z"/>
          <w:rFonts w:asciiTheme="minorHAnsi" w:hAnsiTheme="minorHAnsi" w:cstheme="minorHAnsi"/>
          <w:rPrChange w:id="989" w:author="Microsoft" w:date="2020-04-15T17:12:00Z">
            <w:rPr>
              <w:ins w:id="990" w:author="Microsoft" w:date="2020-04-14T19:15:00Z"/>
            </w:rPr>
          </w:rPrChange>
        </w:rPr>
      </w:pPr>
      <w:ins w:id="991" w:author="Microsoft" w:date="2020-04-14T19:15:00Z">
        <w:r w:rsidRPr="00781FAB">
          <w:rPr>
            <w:rFonts w:asciiTheme="minorHAnsi" w:hAnsiTheme="minorHAnsi" w:cstheme="minorHAnsi"/>
            <w:rPrChange w:id="992" w:author="Microsoft" w:date="2020-04-15T17:12:00Z">
              <w:rPr/>
            </w:rPrChange>
          </w:rPr>
          <w:t>this.barrier = barrier;</w:t>
        </w:r>
      </w:ins>
    </w:p>
    <w:p w14:paraId="0343C657" w14:textId="77777777" w:rsidR="00A040DB" w:rsidRPr="00781FAB" w:rsidRDefault="00A040DB" w:rsidP="00A040DB">
      <w:pPr>
        <w:pStyle w:val="Standard"/>
        <w:rPr>
          <w:ins w:id="993" w:author="Microsoft" w:date="2020-04-14T19:15:00Z"/>
          <w:rFonts w:asciiTheme="minorHAnsi" w:hAnsiTheme="minorHAnsi" w:cstheme="minorHAnsi"/>
          <w:rPrChange w:id="994" w:author="Microsoft" w:date="2020-04-15T17:12:00Z">
            <w:rPr>
              <w:ins w:id="995" w:author="Microsoft" w:date="2020-04-14T19:15:00Z"/>
            </w:rPr>
          </w:rPrChange>
        </w:rPr>
      </w:pPr>
      <w:ins w:id="996" w:author="Microsoft" w:date="2020-04-14T19:15:00Z">
        <w:r w:rsidRPr="00781FAB">
          <w:rPr>
            <w:rFonts w:asciiTheme="minorHAnsi" w:hAnsiTheme="minorHAnsi" w:cstheme="minorHAnsi"/>
            <w:rPrChange w:id="997" w:author="Microsoft" w:date="2020-04-15T17:12:00Z">
              <w:rPr/>
            </w:rPrChange>
          </w:rPr>
          <w:t>}</w:t>
        </w:r>
      </w:ins>
    </w:p>
    <w:p w14:paraId="5A1CA0AA" w14:textId="77777777" w:rsidR="00A040DB" w:rsidRPr="00781FAB" w:rsidRDefault="00A040DB" w:rsidP="00A040DB">
      <w:pPr>
        <w:pStyle w:val="Standard"/>
        <w:rPr>
          <w:ins w:id="998" w:author="Microsoft" w:date="2020-04-14T19:15:00Z"/>
          <w:rFonts w:asciiTheme="minorHAnsi" w:hAnsiTheme="minorHAnsi" w:cstheme="minorHAnsi"/>
          <w:i/>
          <w:iCs/>
          <w:rPrChange w:id="999" w:author="Microsoft" w:date="2020-04-15T17:12:00Z">
            <w:rPr>
              <w:ins w:id="1000" w:author="Microsoft" w:date="2020-04-14T19:15:00Z"/>
              <w:i/>
              <w:iCs/>
            </w:rPr>
          </w:rPrChange>
        </w:rPr>
      </w:pPr>
      <w:ins w:id="1001" w:author="Microsoft" w:date="2020-04-14T19:15:00Z">
        <w:r w:rsidRPr="00781FAB">
          <w:rPr>
            <w:rFonts w:asciiTheme="minorHAnsi" w:hAnsiTheme="minorHAnsi" w:cstheme="minorHAnsi"/>
            <w:i/>
            <w:iCs/>
            <w:rPrChange w:id="1002" w:author="Microsoft" w:date="2020-04-15T17:12:00Z">
              <w:rPr>
                <w:i/>
                <w:iCs/>
              </w:rPr>
            </w:rPrChange>
          </w:rPr>
          <w:t>/* This method has 3 arguments passenger name, duration of sleep and synchronization method *</w:t>
        </w:r>
        <w:r w:rsidRPr="00781FAB">
          <w:rPr>
            <w:rFonts w:asciiTheme="minorHAnsi" w:hAnsiTheme="minorHAnsi" w:cstheme="minorHAnsi"/>
            <w:rPrChange w:id="1003" w:author="Microsoft" w:date="2020-04-15T17:12:00Z">
              <w:rPr/>
            </w:rPrChange>
          </w:rPr>
          <w:t>/</w:t>
        </w:r>
      </w:ins>
    </w:p>
    <w:p w14:paraId="174C8848" w14:textId="77777777" w:rsidR="00A040DB" w:rsidRPr="00781FAB" w:rsidRDefault="00A040DB" w:rsidP="00A040DB">
      <w:pPr>
        <w:pStyle w:val="Standard"/>
        <w:rPr>
          <w:ins w:id="1004" w:author="Microsoft" w:date="2020-04-14T19:15:00Z"/>
          <w:rFonts w:asciiTheme="minorHAnsi" w:hAnsiTheme="minorHAnsi" w:cstheme="minorHAnsi"/>
          <w:rPrChange w:id="1005" w:author="Microsoft" w:date="2020-04-15T17:12:00Z">
            <w:rPr>
              <w:ins w:id="1006" w:author="Microsoft" w:date="2020-04-14T19:15:00Z"/>
            </w:rPr>
          </w:rPrChange>
        </w:rPr>
      </w:pPr>
    </w:p>
    <w:p w14:paraId="6E14F98F" w14:textId="77777777" w:rsidR="00A040DB" w:rsidRPr="00781FAB" w:rsidRDefault="00A040DB" w:rsidP="00A040DB">
      <w:pPr>
        <w:pStyle w:val="Standard"/>
        <w:rPr>
          <w:ins w:id="1007" w:author="Microsoft" w:date="2020-04-14T19:15:00Z"/>
          <w:rFonts w:asciiTheme="minorHAnsi" w:hAnsiTheme="minorHAnsi" w:cstheme="minorHAnsi"/>
          <w:rPrChange w:id="1008" w:author="Microsoft" w:date="2020-04-15T17:12:00Z">
            <w:rPr>
              <w:ins w:id="1009" w:author="Microsoft" w:date="2020-04-14T19:15:00Z"/>
            </w:rPr>
          </w:rPrChange>
        </w:rPr>
      </w:pPr>
      <w:ins w:id="1010" w:author="Microsoft" w:date="2020-04-14T19:15:00Z">
        <w:r w:rsidRPr="00781FAB">
          <w:rPr>
            <w:rFonts w:asciiTheme="minorHAnsi" w:hAnsiTheme="minorHAnsi" w:cstheme="minorHAnsi"/>
            <w:rPrChange w:id="1011" w:author="Microsoft" w:date="2020-04-15T17:12:00Z">
              <w:rPr/>
            </w:rPrChange>
          </w:rPr>
          <w:t>@Override</w:t>
        </w:r>
      </w:ins>
    </w:p>
    <w:p w14:paraId="35B6E720" w14:textId="77777777" w:rsidR="00A040DB" w:rsidRPr="00781FAB" w:rsidRDefault="00A040DB" w:rsidP="00A040DB">
      <w:pPr>
        <w:pStyle w:val="Standard"/>
        <w:rPr>
          <w:ins w:id="1012" w:author="Microsoft" w:date="2020-04-14T19:15:00Z"/>
          <w:rFonts w:asciiTheme="minorHAnsi" w:hAnsiTheme="minorHAnsi" w:cstheme="minorHAnsi"/>
          <w:rPrChange w:id="1013" w:author="Microsoft" w:date="2020-04-15T17:12:00Z">
            <w:rPr>
              <w:ins w:id="1014" w:author="Microsoft" w:date="2020-04-14T19:15:00Z"/>
            </w:rPr>
          </w:rPrChange>
        </w:rPr>
      </w:pPr>
      <w:ins w:id="1015" w:author="Microsoft" w:date="2020-04-14T19:15:00Z">
        <w:r w:rsidRPr="00781FAB">
          <w:rPr>
            <w:rFonts w:asciiTheme="minorHAnsi" w:hAnsiTheme="minorHAnsi" w:cstheme="minorHAnsi"/>
            <w:rPrChange w:id="1016" w:author="Microsoft" w:date="2020-04-15T17:12:00Z">
              <w:rPr/>
            </w:rPrChange>
          </w:rPr>
          <w:t>public void run() {</w:t>
        </w:r>
      </w:ins>
    </w:p>
    <w:p w14:paraId="44CD79FC" w14:textId="77777777" w:rsidR="00A040DB" w:rsidRPr="00781FAB" w:rsidRDefault="00A040DB" w:rsidP="00A040DB">
      <w:pPr>
        <w:pStyle w:val="Standard"/>
        <w:rPr>
          <w:ins w:id="1017" w:author="Microsoft" w:date="2020-04-14T19:15:00Z"/>
          <w:rFonts w:asciiTheme="minorHAnsi" w:hAnsiTheme="minorHAnsi" w:cstheme="minorHAnsi"/>
          <w:rPrChange w:id="1018" w:author="Microsoft" w:date="2020-04-15T17:12:00Z">
            <w:rPr>
              <w:ins w:id="1019" w:author="Microsoft" w:date="2020-04-14T19:15:00Z"/>
            </w:rPr>
          </w:rPrChange>
        </w:rPr>
      </w:pPr>
      <w:ins w:id="1020" w:author="Microsoft" w:date="2020-04-14T19:15:00Z">
        <w:r w:rsidRPr="00781FAB">
          <w:rPr>
            <w:rFonts w:asciiTheme="minorHAnsi" w:hAnsiTheme="minorHAnsi" w:cstheme="minorHAnsi"/>
            <w:rPrChange w:id="1021" w:author="Microsoft" w:date="2020-04-15T17:12:00Z">
              <w:rPr/>
            </w:rPrChange>
          </w:rPr>
          <w:t>try {</w:t>
        </w:r>
      </w:ins>
    </w:p>
    <w:p w14:paraId="19CD9DB4" w14:textId="77777777" w:rsidR="00A040DB" w:rsidRPr="00781FAB" w:rsidRDefault="00A040DB" w:rsidP="00A040DB">
      <w:pPr>
        <w:pStyle w:val="Standard"/>
        <w:rPr>
          <w:ins w:id="1022" w:author="Microsoft" w:date="2020-04-14T19:15:00Z"/>
          <w:rFonts w:asciiTheme="minorHAnsi" w:hAnsiTheme="minorHAnsi" w:cstheme="minorHAnsi"/>
          <w:rPrChange w:id="1023" w:author="Microsoft" w:date="2020-04-15T17:12:00Z">
            <w:rPr>
              <w:ins w:id="1024" w:author="Microsoft" w:date="2020-04-14T19:15:00Z"/>
            </w:rPr>
          </w:rPrChange>
        </w:rPr>
      </w:pPr>
      <w:ins w:id="1025" w:author="Microsoft" w:date="2020-04-14T19:15:00Z">
        <w:r w:rsidRPr="00781FAB">
          <w:rPr>
            <w:rFonts w:asciiTheme="minorHAnsi" w:hAnsiTheme="minorHAnsi" w:cstheme="minorHAnsi"/>
            <w:rPrChange w:id="1026" w:author="Microsoft" w:date="2020-04-15T17:12:00Z">
              <w:rPr/>
            </w:rPrChange>
          </w:rPr>
          <w:t>Thread.sleep(duration);</w:t>
        </w:r>
      </w:ins>
    </w:p>
    <w:p w14:paraId="0027BE1D" w14:textId="77777777" w:rsidR="00A040DB" w:rsidRPr="00781FAB" w:rsidRDefault="00A040DB" w:rsidP="00A040DB">
      <w:pPr>
        <w:pStyle w:val="Standard"/>
        <w:rPr>
          <w:ins w:id="1027" w:author="Microsoft" w:date="2020-04-14T19:15:00Z"/>
          <w:rFonts w:asciiTheme="minorHAnsi" w:hAnsiTheme="minorHAnsi" w:cstheme="minorHAnsi"/>
          <w:rPrChange w:id="1028" w:author="Microsoft" w:date="2020-04-15T17:12:00Z">
            <w:rPr>
              <w:ins w:id="1029" w:author="Microsoft" w:date="2020-04-14T19:15:00Z"/>
            </w:rPr>
          </w:rPrChange>
        </w:rPr>
      </w:pPr>
      <w:ins w:id="1030" w:author="Microsoft" w:date="2020-04-14T19:15:00Z">
        <w:r w:rsidRPr="00781FAB">
          <w:rPr>
            <w:rFonts w:asciiTheme="minorHAnsi" w:hAnsiTheme="minorHAnsi" w:cstheme="minorHAnsi"/>
            <w:rPrChange w:id="1031" w:author="Microsoft" w:date="2020-04-15T17:12:00Z">
              <w:rPr/>
            </w:rPrChange>
          </w:rPr>
          <w:t>System.out.println(Thread.currentThread().getName() + " is arrived.");</w:t>
        </w:r>
      </w:ins>
    </w:p>
    <w:p w14:paraId="0FB50919" w14:textId="77777777" w:rsidR="00A040DB" w:rsidRPr="00781FAB" w:rsidRDefault="00A040DB" w:rsidP="00A040DB">
      <w:pPr>
        <w:pStyle w:val="Standard"/>
        <w:rPr>
          <w:ins w:id="1032" w:author="Microsoft" w:date="2020-04-14T19:15:00Z"/>
          <w:rFonts w:asciiTheme="minorHAnsi" w:hAnsiTheme="minorHAnsi" w:cstheme="minorHAnsi"/>
          <w:rPrChange w:id="1033" w:author="Microsoft" w:date="2020-04-15T17:12:00Z">
            <w:rPr>
              <w:ins w:id="1034" w:author="Microsoft" w:date="2020-04-14T19:15:00Z"/>
            </w:rPr>
          </w:rPrChange>
        </w:rPr>
      </w:pPr>
      <w:ins w:id="1035" w:author="Microsoft" w:date="2020-04-14T19:15:00Z">
        <w:r w:rsidRPr="00781FAB">
          <w:rPr>
            <w:rFonts w:asciiTheme="minorHAnsi" w:hAnsiTheme="minorHAnsi" w:cstheme="minorHAnsi"/>
            <w:rPrChange w:id="1036" w:author="Microsoft" w:date="2020-04-15T17:12:00Z">
              <w:rPr/>
            </w:rPrChange>
          </w:rPr>
          <w:t xml:space="preserve">int await = barrier.await();         </w:t>
        </w:r>
      </w:ins>
    </w:p>
    <w:p w14:paraId="2F2ABE27" w14:textId="77777777" w:rsidR="00A040DB" w:rsidRPr="00781FAB" w:rsidRDefault="00A040DB" w:rsidP="00A040DB">
      <w:pPr>
        <w:pStyle w:val="Standard"/>
        <w:rPr>
          <w:ins w:id="1037" w:author="Microsoft" w:date="2020-04-14T19:15:00Z"/>
          <w:rFonts w:asciiTheme="minorHAnsi" w:hAnsiTheme="minorHAnsi" w:cstheme="minorHAnsi"/>
          <w:rPrChange w:id="1038" w:author="Microsoft" w:date="2020-04-15T17:12:00Z">
            <w:rPr>
              <w:ins w:id="1039" w:author="Microsoft" w:date="2020-04-14T19:15:00Z"/>
            </w:rPr>
          </w:rPrChange>
        </w:rPr>
      </w:pPr>
    </w:p>
    <w:p w14:paraId="15CDBD9C" w14:textId="77777777" w:rsidR="00A040DB" w:rsidRPr="00781FAB" w:rsidRDefault="00A040DB" w:rsidP="00A040DB">
      <w:pPr>
        <w:pStyle w:val="Standard"/>
        <w:rPr>
          <w:ins w:id="1040" w:author="Microsoft" w:date="2020-04-14T19:15:00Z"/>
          <w:rFonts w:asciiTheme="minorHAnsi" w:hAnsiTheme="minorHAnsi" w:cstheme="minorHAnsi"/>
          <w:rPrChange w:id="1041" w:author="Microsoft" w:date="2020-04-15T17:12:00Z">
            <w:rPr>
              <w:ins w:id="1042" w:author="Microsoft" w:date="2020-04-14T19:15:00Z"/>
            </w:rPr>
          </w:rPrChange>
        </w:rPr>
      </w:pPr>
      <w:ins w:id="1043" w:author="Microsoft" w:date="2020-04-14T19:15:00Z">
        <w:r w:rsidRPr="00781FAB">
          <w:rPr>
            <w:rFonts w:asciiTheme="minorHAnsi" w:hAnsiTheme="minorHAnsi" w:cstheme="minorHAnsi"/>
            <w:rPrChange w:id="1044" w:author="Microsoft" w:date="2020-04-15T17:12:00Z">
              <w:rPr/>
            </w:rPrChange>
          </w:rPr>
          <w:t>/*</w:t>
        </w:r>
        <w:r w:rsidRPr="00781FAB">
          <w:rPr>
            <w:rFonts w:asciiTheme="minorHAnsi" w:hAnsiTheme="minorHAnsi" w:cstheme="minorHAnsi"/>
            <w:i/>
            <w:iCs/>
            <w:rPrChange w:id="1045" w:author="Microsoft" w:date="2020-04-15T17:12:00Z">
              <w:rPr>
                <w:i/>
                <w:iCs/>
              </w:rPr>
            </w:rPrChange>
          </w:rPr>
          <w:t xml:space="preserve"> This barrier.await method makes all threads to meat at one point and produces the result *</w:t>
        </w:r>
        <w:r w:rsidRPr="00781FAB">
          <w:rPr>
            <w:rFonts w:asciiTheme="minorHAnsi" w:hAnsiTheme="minorHAnsi" w:cstheme="minorHAnsi"/>
            <w:rPrChange w:id="1046" w:author="Microsoft" w:date="2020-04-15T17:12:00Z">
              <w:rPr/>
            </w:rPrChange>
          </w:rPr>
          <w:t>/</w:t>
        </w:r>
      </w:ins>
    </w:p>
    <w:p w14:paraId="10EFD4C1" w14:textId="77777777" w:rsidR="00A040DB" w:rsidRPr="00781FAB" w:rsidRDefault="00A040DB" w:rsidP="00A040DB">
      <w:pPr>
        <w:pStyle w:val="Standard"/>
        <w:rPr>
          <w:ins w:id="1047" w:author="Microsoft" w:date="2020-04-14T19:15:00Z"/>
          <w:rFonts w:asciiTheme="minorHAnsi" w:hAnsiTheme="minorHAnsi" w:cstheme="minorHAnsi"/>
          <w:rPrChange w:id="1048" w:author="Microsoft" w:date="2020-04-15T17:12:00Z">
            <w:rPr>
              <w:ins w:id="1049" w:author="Microsoft" w:date="2020-04-14T19:15:00Z"/>
            </w:rPr>
          </w:rPrChange>
        </w:rPr>
      </w:pPr>
    </w:p>
    <w:p w14:paraId="5BC1A3BD" w14:textId="77777777" w:rsidR="00A040DB" w:rsidRPr="00781FAB" w:rsidRDefault="00A040DB" w:rsidP="00A040DB">
      <w:pPr>
        <w:pStyle w:val="Standard"/>
        <w:rPr>
          <w:ins w:id="1050" w:author="Microsoft" w:date="2020-04-14T19:15:00Z"/>
          <w:rFonts w:asciiTheme="minorHAnsi" w:hAnsiTheme="minorHAnsi" w:cstheme="minorHAnsi"/>
          <w:rPrChange w:id="1051" w:author="Microsoft" w:date="2020-04-15T17:12:00Z">
            <w:rPr>
              <w:ins w:id="1052" w:author="Microsoft" w:date="2020-04-14T19:15:00Z"/>
            </w:rPr>
          </w:rPrChange>
        </w:rPr>
      </w:pPr>
      <w:ins w:id="1053" w:author="Microsoft" w:date="2020-04-14T19:15:00Z">
        <w:r w:rsidRPr="00781FAB">
          <w:rPr>
            <w:rFonts w:asciiTheme="minorHAnsi" w:hAnsiTheme="minorHAnsi" w:cstheme="minorHAnsi"/>
            <w:rPrChange w:id="1054" w:author="Microsoft" w:date="2020-04-15T17:12:00Z">
              <w:rPr/>
            </w:rPrChange>
          </w:rPr>
          <w:t>if(await == 0) {</w:t>
        </w:r>
      </w:ins>
    </w:p>
    <w:p w14:paraId="2EB36945" w14:textId="77777777" w:rsidR="00A040DB" w:rsidRPr="00781FAB" w:rsidRDefault="00A040DB" w:rsidP="00A040DB">
      <w:pPr>
        <w:pStyle w:val="Standard"/>
        <w:rPr>
          <w:ins w:id="1055" w:author="Microsoft" w:date="2020-04-14T19:15:00Z"/>
          <w:rFonts w:asciiTheme="minorHAnsi" w:hAnsiTheme="minorHAnsi" w:cstheme="minorHAnsi"/>
          <w:rPrChange w:id="1056" w:author="Microsoft" w:date="2020-04-15T17:12:00Z">
            <w:rPr>
              <w:ins w:id="1057" w:author="Microsoft" w:date="2020-04-14T19:15:00Z"/>
            </w:rPr>
          </w:rPrChange>
        </w:rPr>
      </w:pPr>
      <w:ins w:id="1058" w:author="Microsoft" w:date="2020-04-14T19:15:00Z">
        <w:r w:rsidRPr="00781FAB">
          <w:rPr>
            <w:rFonts w:asciiTheme="minorHAnsi" w:hAnsiTheme="minorHAnsi" w:cstheme="minorHAnsi"/>
            <w:rPrChange w:id="1059" w:author="Microsoft" w:date="2020-04-15T17:12:00Z">
              <w:rPr/>
            </w:rPrChange>
          </w:rPr>
          <w:t>System.out.println("two passengers have arrived so cab is going to start..");</w:t>
        </w:r>
      </w:ins>
    </w:p>
    <w:p w14:paraId="33DA4D37" w14:textId="77777777" w:rsidR="00A040DB" w:rsidRPr="00781FAB" w:rsidRDefault="00A040DB" w:rsidP="00A040DB">
      <w:pPr>
        <w:pStyle w:val="Standard"/>
        <w:rPr>
          <w:ins w:id="1060" w:author="Microsoft" w:date="2020-04-14T19:15:00Z"/>
          <w:rFonts w:asciiTheme="minorHAnsi" w:hAnsiTheme="minorHAnsi" w:cstheme="minorHAnsi"/>
          <w:rPrChange w:id="1061" w:author="Microsoft" w:date="2020-04-15T17:12:00Z">
            <w:rPr>
              <w:ins w:id="1062" w:author="Microsoft" w:date="2020-04-14T19:15:00Z"/>
            </w:rPr>
          </w:rPrChange>
        </w:rPr>
      </w:pPr>
      <w:ins w:id="1063" w:author="Microsoft" w:date="2020-04-14T19:15:00Z">
        <w:r w:rsidRPr="00781FAB">
          <w:rPr>
            <w:rFonts w:asciiTheme="minorHAnsi" w:hAnsiTheme="minorHAnsi" w:cstheme="minorHAnsi"/>
            <w:rPrChange w:id="1064" w:author="Microsoft" w:date="2020-04-15T17:12:00Z">
              <w:rPr/>
            </w:rPrChange>
          </w:rPr>
          <w:t>}</w:t>
        </w:r>
      </w:ins>
    </w:p>
    <w:p w14:paraId="58D105F4" w14:textId="77777777" w:rsidR="00A040DB" w:rsidRPr="00781FAB" w:rsidRDefault="00A040DB" w:rsidP="00A040DB">
      <w:pPr>
        <w:pStyle w:val="Standard"/>
        <w:rPr>
          <w:ins w:id="1065" w:author="Microsoft" w:date="2020-04-14T19:15:00Z"/>
          <w:rFonts w:asciiTheme="minorHAnsi" w:hAnsiTheme="minorHAnsi" w:cstheme="minorHAnsi"/>
          <w:rPrChange w:id="1066" w:author="Microsoft" w:date="2020-04-15T17:12:00Z">
            <w:rPr>
              <w:ins w:id="1067" w:author="Microsoft" w:date="2020-04-14T19:15:00Z"/>
            </w:rPr>
          </w:rPrChange>
        </w:rPr>
      </w:pPr>
      <w:ins w:id="1068" w:author="Microsoft" w:date="2020-04-14T19:15:00Z">
        <w:r w:rsidRPr="00781FAB">
          <w:rPr>
            <w:rFonts w:asciiTheme="minorHAnsi" w:hAnsiTheme="minorHAnsi" w:cstheme="minorHAnsi"/>
            <w:rPrChange w:id="1069" w:author="Microsoft" w:date="2020-04-15T17:12:00Z">
              <w:rPr/>
            </w:rPrChange>
          </w:rPr>
          <w:t>} catch (InterruptedException | BrokenBarrierException e) {</w:t>
        </w:r>
      </w:ins>
    </w:p>
    <w:p w14:paraId="65DE4CB6" w14:textId="77777777" w:rsidR="00A040DB" w:rsidRPr="00781FAB" w:rsidRDefault="00A040DB" w:rsidP="00A040DB">
      <w:pPr>
        <w:pStyle w:val="Standard"/>
        <w:rPr>
          <w:ins w:id="1070" w:author="Microsoft" w:date="2020-04-14T19:15:00Z"/>
          <w:rFonts w:asciiTheme="minorHAnsi" w:hAnsiTheme="minorHAnsi" w:cstheme="minorHAnsi"/>
          <w:rPrChange w:id="1071" w:author="Microsoft" w:date="2020-04-15T17:12:00Z">
            <w:rPr>
              <w:ins w:id="1072" w:author="Microsoft" w:date="2020-04-14T19:15:00Z"/>
            </w:rPr>
          </w:rPrChange>
        </w:rPr>
      </w:pPr>
      <w:ins w:id="1073" w:author="Microsoft" w:date="2020-04-14T19:15:00Z">
        <w:r w:rsidRPr="00781FAB">
          <w:rPr>
            <w:rFonts w:asciiTheme="minorHAnsi" w:hAnsiTheme="minorHAnsi" w:cstheme="minorHAnsi"/>
            <w:rPrChange w:id="1074" w:author="Microsoft" w:date="2020-04-15T17:12:00Z">
              <w:rPr/>
            </w:rPrChange>
          </w:rPr>
          <w:t>e.printStackTrace();</w:t>
        </w:r>
      </w:ins>
    </w:p>
    <w:p w14:paraId="1C31D19D" w14:textId="77777777" w:rsidR="00A040DB" w:rsidRPr="00781FAB" w:rsidRDefault="00A040DB" w:rsidP="00A040DB">
      <w:pPr>
        <w:pStyle w:val="Standard"/>
        <w:rPr>
          <w:ins w:id="1075" w:author="Microsoft" w:date="2020-04-14T19:15:00Z"/>
          <w:rFonts w:asciiTheme="minorHAnsi" w:hAnsiTheme="minorHAnsi" w:cstheme="minorHAnsi"/>
          <w:rPrChange w:id="1076" w:author="Microsoft" w:date="2020-04-15T17:12:00Z">
            <w:rPr>
              <w:ins w:id="1077" w:author="Microsoft" w:date="2020-04-14T19:15:00Z"/>
            </w:rPr>
          </w:rPrChange>
        </w:rPr>
      </w:pPr>
      <w:ins w:id="1078" w:author="Microsoft" w:date="2020-04-14T19:15:00Z">
        <w:r w:rsidRPr="00781FAB">
          <w:rPr>
            <w:rFonts w:asciiTheme="minorHAnsi" w:hAnsiTheme="minorHAnsi" w:cstheme="minorHAnsi"/>
            <w:rPrChange w:id="1079" w:author="Microsoft" w:date="2020-04-15T17:12:00Z">
              <w:rPr/>
            </w:rPrChange>
          </w:rPr>
          <w:t>}</w:t>
        </w:r>
      </w:ins>
    </w:p>
    <w:p w14:paraId="3E43324D" w14:textId="77777777" w:rsidR="00A040DB" w:rsidRPr="00781FAB" w:rsidRDefault="00A040DB" w:rsidP="00A040DB">
      <w:pPr>
        <w:pStyle w:val="Standard"/>
        <w:rPr>
          <w:ins w:id="1080" w:author="Microsoft" w:date="2020-04-14T19:15:00Z"/>
          <w:rFonts w:asciiTheme="minorHAnsi" w:hAnsiTheme="minorHAnsi" w:cstheme="minorHAnsi"/>
          <w:rPrChange w:id="1081" w:author="Microsoft" w:date="2020-04-15T17:12:00Z">
            <w:rPr>
              <w:ins w:id="1082" w:author="Microsoft" w:date="2020-04-14T19:15:00Z"/>
            </w:rPr>
          </w:rPrChange>
        </w:rPr>
      </w:pPr>
      <w:ins w:id="1083" w:author="Microsoft" w:date="2020-04-14T19:15:00Z">
        <w:r w:rsidRPr="00781FAB">
          <w:rPr>
            <w:rFonts w:asciiTheme="minorHAnsi" w:hAnsiTheme="minorHAnsi" w:cstheme="minorHAnsi"/>
            <w:rPrChange w:id="1084" w:author="Microsoft" w:date="2020-04-15T17:12:00Z">
              <w:rPr/>
            </w:rPrChange>
          </w:rPr>
          <w:t>}</w:t>
        </w:r>
      </w:ins>
    </w:p>
    <w:p w14:paraId="32ED8BA4" w14:textId="77777777" w:rsidR="00A040DB" w:rsidRPr="00781FAB" w:rsidRDefault="00A040DB" w:rsidP="00A040DB">
      <w:pPr>
        <w:pStyle w:val="Standard"/>
        <w:rPr>
          <w:ins w:id="1085" w:author="Microsoft" w:date="2020-04-14T19:15:00Z"/>
          <w:rFonts w:asciiTheme="minorHAnsi" w:hAnsiTheme="minorHAnsi" w:cstheme="minorHAnsi"/>
          <w:rPrChange w:id="1086" w:author="Microsoft" w:date="2020-04-15T17:12:00Z">
            <w:rPr>
              <w:ins w:id="1087" w:author="Microsoft" w:date="2020-04-14T19:15:00Z"/>
            </w:rPr>
          </w:rPrChange>
        </w:rPr>
      </w:pPr>
      <w:ins w:id="1088" w:author="Microsoft" w:date="2020-04-14T19:15:00Z">
        <w:r w:rsidRPr="00781FAB">
          <w:rPr>
            <w:rFonts w:asciiTheme="minorHAnsi" w:hAnsiTheme="minorHAnsi" w:cstheme="minorHAnsi"/>
            <w:rPrChange w:id="1089" w:author="Microsoft" w:date="2020-04-15T17:12:00Z">
              <w:rPr/>
            </w:rPrChange>
          </w:rPr>
          <w:t>}</w:t>
        </w:r>
      </w:ins>
    </w:p>
    <w:p w14:paraId="5E12D9FC" w14:textId="77777777" w:rsidR="00A040DB" w:rsidRPr="00781FAB" w:rsidRDefault="00A040DB" w:rsidP="00A040DB">
      <w:pPr>
        <w:pStyle w:val="Standard"/>
        <w:rPr>
          <w:ins w:id="1090" w:author="Microsoft" w:date="2020-04-14T19:15:00Z"/>
          <w:rFonts w:asciiTheme="minorHAnsi" w:hAnsiTheme="minorHAnsi" w:cstheme="minorHAnsi"/>
          <w:rPrChange w:id="1091" w:author="Microsoft" w:date="2020-04-15T17:12:00Z">
            <w:rPr>
              <w:ins w:id="1092" w:author="Microsoft" w:date="2020-04-14T19:15:00Z"/>
            </w:rPr>
          </w:rPrChange>
        </w:rPr>
      </w:pPr>
    </w:p>
    <w:p w14:paraId="1441765C" w14:textId="77777777" w:rsidR="00A040DB" w:rsidRPr="00781FAB" w:rsidRDefault="00A040DB" w:rsidP="00A040DB">
      <w:pPr>
        <w:pStyle w:val="Standard"/>
        <w:rPr>
          <w:ins w:id="1093" w:author="Microsoft" w:date="2020-04-14T19:15:00Z"/>
          <w:rFonts w:asciiTheme="minorHAnsi" w:hAnsiTheme="minorHAnsi" w:cstheme="minorHAnsi"/>
          <w:rPrChange w:id="1094" w:author="Microsoft" w:date="2020-04-15T17:12:00Z">
            <w:rPr>
              <w:ins w:id="1095" w:author="Microsoft" w:date="2020-04-14T19:15:00Z"/>
            </w:rPr>
          </w:rPrChange>
        </w:rPr>
      </w:pPr>
      <w:ins w:id="1096" w:author="Microsoft" w:date="2020-04-14T19:15:00Z">
        <w:r w:rsidRPr="00781FAB">
          <w:rPr>
            <w:rFonts w:asciiTheme="minorHAnsi" w:hAnsiTheme="minorHAnsi" w:cstheme="minorHAnsi"/>
            <w:rPrChange w:id="1097" w:author="Microsoft" w:date="2020-04-15T17:12:00Z">
              <w:rPr/>
            </w:rPrChange>
          </w:rPr>
          <w:t>/**</w:t>
        </w:r>
      </w:ins>
    </w:p>
    <w:p w14:paraId="2E666AC9" w14:textId="77777777" w:rsidR="00A040DB" w:rsidRPr="00781FAB" w:rsidRDefault="00A040DB" w:rsidP="00A040DB">
      <w:pPr>
        <w:pStyle w:val="Standard"/>
        <w:rPr>
          <w:ins w:id="1098" w:author="Microsoft" w:date="2020-04-14T19:15:00Z"/>
          <w:rFonts w:asciiTheme="minorHAnsi" w:hAnsiTheme="minorHAnsi" w:cstheme="minorHAnsi"/>
          <w:rPrChange w:id="1099" w:author="Microsoft" w:date="2020-04-15T17:12:00Z">
            <w:rPr>
              <w:ins w:id="1100" w:author="Microsoft" w:date="2020-04-14T19:15:00Z"/>
            </w:rPr>
          </w:rPrChange>
        </w:rPr>
      </w:pPr>
      <w:ins w:id="1101" w:author="Microsoft" w:date="2020-04-14T19:15:00Z">
        <w:r w:rsidRPr="00781FAB">
          <w:rPr>
            <w:rFonts w:asciiTheme="minorHAnsi" w:hAnsiTheme="minorHAnsi" w:cstheme="minorHAnsi"/>
            <w:rPrChange w:id="1102" w:author="Microsoft" w:date="2020-04-15T17:12:00Z">
              <w:rPr/>
            </w:rPrChange>
          </w:rPr>
          <w:t>* * Java Program to demonstrate how to use CyclicBarrier, Its used when number</w:t>
        </w:r>
      </w:ins>
    </w:p>
    <w:p w14:paraId="2A1B5FD0" w14:textId="77777777" w:rsidR="00A040DB" w:rsidRPr="00781FAB" w:rsidRDefault="00A040DB" w:rsidP="00A040DB">
      <w:pPr>
        <w:pStyle w:val="Standard"/>
        <w:rPr>
          <w:ins w:id="1103" w:author="Microsoft" w:date="2020-04-14T19:15:00Z"/>
          <w:rFonts w:asciiTheme="minorHAnsi" w:hAnsiTheme="minorHAnsi" w:cstheme="minorHAnsi"/>
          <w:rPrChange w:id="1104" w:author="Microsoft" w:date="2020-04-15T17:12:00Z">
            <w:rPr>
              <w:ins w:id="1105" w:author="Microsoft" w:date="2020-04-14T19:15:00Z"/>
            </w:rPr>
          </w:rPrChange>
        </w:rPr>
      </w:pPr>
      <w:ins w:id="1106" w:author="Microsoft" w:date="2020-04-14T19:15:00Z">
        <w:r w:rsidRPr="00781FAB">
          <w:rPr>
            <w:rFonts w:asciiTheme="minorHAnsi" w:hAnsiTheme="minorHAnsi" w:cstheme="minorHAnsi"/>
            <w:rPrChange w:id="1107" w:author="Microsoft" w:date="2020-04-15T17:12:00Z">
              <w:rPr/>
            </w:rPrChange>
          </w:rPr>
          <w:lastRenderedPageBreak/>
          <w:t>* of threads * needs to wait for each other before starting again.</w:t>
        </w:r>
      </w:ins>
    </w:p>
    <w:p w14:paraId="77376A47" w14:textId="77777777" w:rsidR="00A040DB" w:rsidRPr="00781FAB" w:rsidRDefault="00A040DB" w:rsidP="00A040DB">
      <w:pPr>
        <w:pStyle w:val="Standard"/>
        <w:rPr>
          <w:ins w:id="1108" w:author="Microsoft" w:date="2020-04-14T19:15:00Z"/>
          <w:rFonts w:asciiTheme="minorHAnsi" w:hAnsiTheme="minorHAnsi" w:cstheme="minorHAnsi"/>
          <w:rPrChange w:id="1109" w:author="Microsoft" w:date="2020-04-15T17:12:00Z">
            <w:rPr>
              <w:ins w:id="1110" w:author="Microsoft" w:date="2020-04-14T19:15:00Z"/>
            </w:rPr>
          </w:rPrChange>
        </w:rPr>
      </w:pPr>
      <w:ins w:id="1111" w:author="Microsoft" w:date="2020-04-14T19:15:00Z">
        <w:r w:rsidRPr="00781FAB">
          <w:rPr>
            <w:rFonts w:asciiTheme="minorHAnsi" w:hAnsiTheme="minorHAnsi" w:cstheme="minorHAnsi"/>
            <w:rPrChange w:id="1112" w:author="Microsoft" w:date="2020-04-15T17:12:00Z">
              <w:rPr/>
            </w:rPrChange>
          </w:rPr>
          <w:t>*/</w:t>
        </w:r>
      </w:ins>
    </w:p>
    <w:p w14:paraId="23F51D15" w14:textId="77777777" w:rsidR="00A040DB" w:rsidRPr="00781FAB" w:rsidRDefault="00A040DB" w:rsidP="00A040DB">
      <w:pPr>
        <w:pStyle w:val="Standard"/>
        <w:rPr>
          <w:ins w:id="1113" w:author="Microsoft" w:date="2020-04-14T19:15:00Z"/>
          <w:rFonts w:asciiTheme="minorHAnsi" w:hAnsiTheme="minorHAnsi" w:cstheme="minorHAnsi"/>
          <w:rPrChange w:id="1114" w:author="Microsoft" w:date="2020-04-15T17:12:00Z">
            <w:rPr>
              <w:ins w:id="1115" w:author="Microsoft" w:date="2020-04-14T19:15:00Z"/>
            </w:rPr>
          </w:rPrChange>
        </w:rPr>
      </w:pPr>
      <w:ins w:id="1116" w:author="Microsoft" w:date="2020-04-14T19:15:00Z">
        <w:r w:rsidRPr="00781FAB">
          <w:rPr>
            <w:rFonts w:asciiTheme="minorHAnsi" w:hAnsiTheme="minorHAnsi" w:cstheme="minorHAnsi"/>
            <w:rPrChange w:id="1117" w:author="Microsoft" w:date="2020-04-15T17:12:00Z">
              <w:rPr/>
            </w:rPrChange>
          </w:rPr>
          <w:t>public class ClientTest {</w:t>
        </w:r>
      </w:ins>
    </w:p>
    <w:p w14:paraId="0D6968B4" w14:textId="77777777" w:rsidR="00A040DB" w:rsidRPr="00781FAB" w:rsidRDefault="00A040DB" w:rsidP="00A040DB">
      <w:pPr>
        <w:pStyle w:val="Standard"/>
        <w:rPr>
          <w:ins w:id="1118" w:author="Microsoft" w:date="2020-04-14T19:15:00Z"/>
          <w:rFonts w:asciiTheme="minorHAnsi" w:hAnsiTheme="minorHAnsi" w:cstheme="minorHAnsi"/>
          <w:rPrChange w:id="1119" w:author="Microsoft" w:date="2020-04-15T17:12:00Z">
            <w:rPr>
              <w:ins w:id="1120" w:author="Microsoft" w:date="2020-04-14T19:15:00Z"/>
            </w:rPr>
          </w:rPrChange>
        </w:rPr>
      </w:pPr>
      <w:ins w:id="1121" w:author="Microsoft" w:date="2020-04-14T19:15:00Z">
        <w:r w:rsidRPr="00781FAB">
          <w:rPr>
            <w:rFonts w:asciiTheme="minorHAnsi" w:hAnsiTheme="minorHAnsi" w:cstheme="minorHAnsi"/>
            <w:rPrChange w:id="1122" w:author="Microsoft" w:date="2020-04-15T17:12:00Z">
              <w:rPr/>
            </w:rPrChange>
          </w:rPr>
          <w:t>public static void main(String args[]) throws InterruptedException, BrokenBarrierException {</w:t>
        </w:r>
      </w:ins>
    </w:p>
    <w:p w14:paraId="1FE26C1A" w14:textId="77777777" w:rsidR="00A040DB" w:rsidRPr="00781FAB" w:rsidRDefault="00A040DB" w:rsidP="00A040DB">
      <w:pPr>
        <w:pStyle w:val="Standard"/>
        <w:rPr>
          <w:ins w:id="1123" w:author="Microsoft" w:date="2020-04-14T19:15:00Z"/>
          <w:rFonts w:asciiTheme="minorHAnsi" w:hAnsiTheme="minorHAnsi" w:cstheme="minorHAnsi"/>
          <w:rPrChange w:id="1124" w:author="Microsoft" w:date="2020-04-15T17:12:00Z">
            <w:rPr>
              <w:ins w:id="1125" w:author="Microsoft" w:date="2020-04-14T19:15:00Z"/>
            </w:rPr>
          </w:rPrChange>
        </w:rPr>
      </w:pPr>
      <w:ins w:id="1126" w:author="Microsoft" w:date="2020-04-14T19:15:00Z">
        <w:r w:rsidRPr="00781FAB">
          <w:rPr>
            <w:rFonts w:asciiTheme="minorHAnsi" w:hAnsiTheme="minorHAnsi" w:cstheme="minorHAnsi"/>
            <w:rPrChange w:id="1127" w:author="Microsoft" w:date="2020-04-15T17:12:00Z">
              <w:rPr/>
            </w:rPrChange>
          </w:rPr>
          <w:t>System.out.println(Thread.currentThread().getName() + " has started");</w:t>
        </w:r>
      </w:ins>
    </w:p>
    <w:p w14:paraId="4C59E973" w14:textId="77777777" w:rsidR="00A040DB" w:rsidRPr="00781FAB" w:rsidRDefault="00A040DB" w:rsidP="00A040DB">
      <w:pPr>
        <w:pStyle w:val="Standard"/>
        <w:rPr>
          <w:ins w:id="1128" w:author="Microsoft" w:date="2020-04-14T19:15:00Z"/>
          <w:rFonts w:asciiTheme="minorHAnsi" w:hAnsiTheme="minorHAnsi" w:cstheme="minorHAnsi"/>
          <w:rPrChange w:id="1129" w:author="Microsoft" w:date="2020-04-15T17:12:00Z">
            <w:rPr>
              <w:ins w:id="1130" w:author="Microsoft" w:date="2020-04-14T19:15:00Z"/>
            </w:rPr>
          </w:rPrChange>
        </w:rPr>
      </w:pPr>
      <w:ins w:id="1131" w:author="Microsoft" w:date="2020-04-14T19:15:00Z">
        <w:r w:rsidRPr="00781FAB">
          <w:rPr>
            <w:rFonts w:asciiTheme="minorHAnsi" w:hAnsiTheme="minorHAnsi" w:cstheme="minorHAnsi"/>
            <w:rPrChange w:id="1132" w:author="Microsoft" w:date="2020-04-15T17:12:00Z">
              <w:rPr/>
            </w:rPrChange>
          </w:rPr>
          <w:t>CyclicBarrier barrier = new CyclicBarrier(2);</w:t>
        </w:r>
      </w:ins>
    </w:p>
    <w:p w14:paraId="305DCFF9" w14:textId="77777777" w:rsidR="00A040DB" w:rsidRPr="00781FAB" w:rsidRDefault="00A040DB" w:rsidP="00A040DB">
      <w:pPr>
        <w:pStyle w:val="Standard"/>
        <w:rPr>
          <w:ins w:id="1133" w:author="Microsoft" w:date="2020-04-14T19:15:00Z"/>
          <w:rFonts w:asciiTheme="minorHAnsi" w:hAnsiTheme="minorHAnsi" w:cstheme="minorHAnsi"/>
          <w:i/>
          <w:iCs/>
          <w:rPrChange w:id="1134" w:author="Microsoft" w:date="2020-04-15T17:12:00Z">
            <w:rPr>
              <w:ins w:id="1135" w:author="Microsoft" w:date="2020-04-14T19:15:00Z"/>
              <w:i/>
              <w:iCs/>
            </w:rPr>
          </w:rPrChange>
        </w:rPr>
      </w:pPr>
      <w:ins w:id="1136" w:author="Microsoft" w:date="2020-04-14T19:15:00Z">
        <w:r w:rsidRPr="00781FAB">
          <w:rPr>
            <w:rFonts w:asciiTheme="minorHAnsi" w:hAnsiTheme="minorHAnsi" w:cstheme="minorHAnsi"/>
            <w:i/>
            <w:iCs/>
            <w:rPrChange w:id="1137" w:author="Microsoft" w:date="2020-04-15T17:12:00Z">
              <w:rPr>
                <w:i/>
                <w:iCs/>
              </w:rPr>
            </w:rPrChange>
          </w:rPr>
          <w:t>/* The number 2 indicates number of threads that are to be met *</w:t>
        </w:r>
        <w:r w:rsidRPr="00781FAB">
          <w:rPr>
            <w:rFonts w:asciiTheme="minorHAnsi" w:hAnsiTheme="minorHAnsi" w:cstheme="minorHAnsi"/>
            <w:rPrChange w:id="1138" w:author="Microsoft" w:date="2020-04-15T17:12:00Z">
              <w:rPr/>
            </w:rPrChange>
          </w:rPr>
          <w:t>/</w:t>
        </w:r>
      </w:ins>
    </w:p>
    <w:p w14:paraId="1A004C37" w14:textId="77777777" w:rsidR="00A040DB" w:rsidRPr="00781FAB" w:rsidRDefault="00A040DB" w:rsidP="00A040DB">
      <w:pPr>
        <w:pStyle w:val="Standard"/>
        <w:rPr>
          <w:ins w:id="1139" w:author="Microsoft" w:date="2020-04-14T19:15:00Z"/>
          <w:rFonts w:asciiTheme="minorHAnsi" w:hAnsiTheme="minorHAnsi" w:cstheme="minorHAnsi"/>
          <w:rPrChange w:id="1140" w:author="Microsoft" w:date="2020-04-15T17:12:00Z">
            <w:rPr>
              <w:ins w:id="1141" w:author="Microsoft" w:date="2020-04-14T19:15:00Z"/>
            </w:rPr>
          </w:rPrChange>
        </w:rPr>
      </w:pPr>
      <w:ins w:id="1142" w:author="Microsoft" w:date="2020-04-14T19:15:00Z">
        <w:r w:rsidRPr="00781FAB">
          <w:rPr>
            <w:rFonts w:asciiTheme="minorHAnsi" w:hAnsiTheme="minorHAnsi" w:cstheme="minorHAnsi"/>
            <w:rPrChange w:id="1143" w:author="Microsoft" w:date="2020-04-15T17:12:00Z">
              <w:rPr/>
            </w:rPrChange>
          </w:rPr>
          <w:t>PassengerThread p1 = new PassengerThread(1000, barrier, "John");</w:t>
        </w:r>
      </w:ins>
    </w:p>
    <w:p w14:paraId="18789BC5" w14:textId="77777777" w:rsidR="00A040DB" w:rsidRPr="00781FAB" w:rsidRDefault="00A040DB" w:rsidP="00A040DB">
      <w:pPr>
        <w:pStyle w:val="Standard"/>
        <w:rPr>
          <w:ins w:id="1144" w:author="Microsoft" w:date="2020-04-14T19:15:00Z"/>
          <w:rFonts w:asciiTheme="minorHAnsi" w:hAnsiTheme="minorHAnsi" w:cstheme="minorHAnsi"/>
          <w:rPrChange w:id="1145" w:author="Microsoft" w:date="2020-04-15T17:12:00Z">
            <w:rPr>
              <w:ins w:id="1146" w:author="Microsoft" w:date="2020-04-14T19:15:00Z"/>
            </w:rPr>
          </w:rPrChange>
        </w:rPr>
      </w:pPr>
      <w:ins w:id="1147" w:author="Microsoft" w:date="2020-04-14T19:15:00Z">
        <w:r w:rsidRPr="00781FAB">
          <w:rPr>
            <w:rFonts w:asciiTheme="minorHAnsi" w:hAnsiTheme="minorHAnsi" w:cstheme="minorHAnsi"/>
            <w:rPrChange w:id="1148" w:author="Microsoft" w:date="2020-04-15T17:12:00Z">
              <w:rPr/>
            </w:rPrChange>
          </w:rPr>
          <w:t>PassengerThread p2 = new PassengerThread(2000, barrier, "Martin");</w:t>
        </w:r>
      </w:ins>
    </w:p>
    <w:p w14:paraId="65FC9A79" w14:textId="77777777" w:rsidR="00A040DB" w:rsidRPr="00781FAB" w:rsidRDefault="00A040DB" w:rsidP="00A040DB">
      <w:pPr>
        <w:pStyle w:val="Standard"/>
        <w:rPr>
          <w:ins w:id="1149" w:author="Microsoft" w:date="2020-04-14T19:15:00Z"/>
          <w:rFonts w:asciiTheme="minorHAnsi" w:hAnsiTheme="minorHAnsi" w:cstheme="minorHAnsi"/>
          <w:rPrChange w:id="1150" w:author="Microsoft" w:date="2020-04-15T17:12:00Z">
            <w:rPr>
              <w:ins w:id="1151" w:author="Microsoft" w:date="2020-04-14T19:15:00Z"/>
            </w:rPr>
          </w:rPrChange>
        </w:rPr>
      </w:pPr>
      <w:ins w:id="1152" w:author="Microsoft" w:date="2020-04-14T19:15:00Z">
        <w:r w:rsidRPr="00781FAB">
          <w:rPr>
            <w:rFonts w:asciiTheme="minorHAnsi" w:hAnsiTheme="minorHAnsi" w:cstheme="minorHAnsi"/>
            <w:rPrChange w:id="1153" w:author="Microsoft" w:date="2020-04-15T17:12:00Z">
              <w:rPr/>
            </w:rPrChange>
          </w:rPr>
          <w:t>PassengerThread p3 = new PassengerThread(1000, barrier, "Pipa");</w:t>
        </w:r>
      </w:ins>
    </w:p>
    <w:p w14:paraId="26BEFFDB" w14:textId="77777777" w:rsidR="00A040DB" w:rsidRPr="00781FAB" w:rsidRDefault="00A040DB" w:rsidP="00A040DB">
      <w:pPr>
        <w:pStyle w:val="Standard"/>
        <w:rPr>
          <w:ins w:id="1154" w:author="Microsoft" w:date="2020-04-14T19:15:00Z"/>
          <w:rFonts w:asciiTheme="minorHAnsi" w:hAnsiTheme="minorHAnsi" w:cstheme="minorHAnsi"/>
          <w:rPrChange w:id="1155" w:author="Microsoft" w:date="2020-04-15T17:12:00Z">
            <w:rPr>
              <w:ins w:id="1156" w:author="Microsoft" w:date="2020-04-14T19:15:00Z"/>
            </w:rPr>
          </w:rPrChange>
        </w:rPr>
      </w:pPr>
      <w:ins w:id="1157" w:author="Microsoft" w:date="2020-04-14T19:15:00Z">
        <w:r w:rsidRPr="00781FAB">
          <w:rPr>
            <w:rFonts w:asciiTheme="minorHAnsi" w:hAnsiTheme="minorHAnsi" w:cstheme="minorHAnsi"/>
            <w:rPrChange w:id="1158" w:author="Microsoft" w:date="2020-04-15T17:12:00Z">
              <w:rPr/>
            </w:rPrChange>
          </w:rPr>
          <w:t>PassengerThread p4 = new PassengerThread(2000, barrier, "Dolly");</w:t>
        </w:r>
      </w:ins>
    </w:p>
    <w:p w14:paraId="086A3D9E" w14:textId="77777777" w:rsidR="00A040DB" w:rsidRPr="00781FAB" w:rsidRDefault="00A040DB" w:rsidP="00A040DB">
      <w:pPr>
        <w:pStyle w:val="Standard"/>
        <w:rPr>
          <w:ins w:id="1159" w:author="Microsoft" w:date="2020-04-14T19:15:00Z"/>
          <w:rFonts w:asciiTheme="minorHAnsi" w:hAnsiTheme="minorHAnsi" w:cstheme="minorHAnsi"/>
          <w:rPrChange w:id="1160" w:author="Microsoft" w:date="2020-04-15T17:12:00Z">
            <w:rPr>
              <w:ins w:id="1161" w:author="Microsoft" w:date="2020-04-14T19:15:00Z"/>
            </w:rPr>
          </w:rPrChange>
        </w:rPr>
      </w:pPr>
      <w:ins w:id="1162" w:author="Microsoft" w:date="2020-04-14T19:15:00Z">
        <w:r w:rsidRPr="00781FAB">
          <w:rPr>
            <w:rFonts w:asciiTheme="minorHAnsi" w:hAnsiTheme="minorHAnsi" w:cstheme="minorHAnsi"/>
            <w:rPrChange w:id="1163" w:author="Microsoft" w:date="2020-04-15T17:12:00Z">
              <w:rPr/>
            </w:rPrChange>
          </w:rPr>
          <w:t>p1.start();</w:t>
        </w:r>
      </w:ins>
    </w:p>
    <w:p w14:paraId="6ECA8DB1" w14:textId="77777777" w:rsidR="00A040DB" w:rsidRPr="00781FAB" w:rsidRDefault="00A040DB" w:rsidP="00A040DB">
      <w:pPr>
        <w:pStyle w:val="Standard"/>
        <w:rPr>
          <w:ins w:id="1164" w:author="Microsoft" w:date="2020-04-14T19:15:00Z"/>
          <w:rFonts w:asciiTheme="minorHAnsi" w:hAnsiTheme="minorHAnsi" w:cstheme="minorHAnsi"/>
          <w:rPrChange w:id="1165" w:author="Microsoft" w:date="2020-04-15T17:12:00Z">
            <w:rPr>
              <w:ins w:id="1166" w:author="Microsoft" w:date="2020-04-14T19:15:00Z"/>
            </w:rPr>
          </w:rPrChange>
        </w:rPr>
      </w:pPr>
      <w:ins w:id="1167" w:author="Microsoft" w:date="2020-04-14T19:15:00Z">
        <w:r w:rsidRPr="00781FAB">
          <w:rPr>
            <w:rFonts w:asciiTheme="minorHAnsi" w:hAnsiTheme="minorHAnsi" w:cstheme="minorHAnsi"/>
            <w:rPrChange w:id="1168" w:author="Microsoft" w:date="2020-04-15T17:12:00Z">
              <w:rPr/>
            </w:rPrChange>
          </w:rPr>
          <w:t>p2.start();</w:t>
        </w:r>
      </w:ins>
    </w:p>
    <w:p w14:paraId="6BAAC173" w14:textId="77777777" w:rsidR="00A040DB" w:rsidRPr="00781FAB" w:rsidRDefault="00A040DB" w:rsidP="00A040DB">
      <w:pPr>
        <w:pStyle w:val="Standard"/>
        <w:rPr>
          <w:ins w:id="1169" w:author="Microsoft" w:date="2020-04-14T19:15:00Z"/>
          <w:rFonts w:asciiTheme="minorHAnsi" w:hAnsiTheme="minorHAnsi" w:cstheme="minorHAnsi"/>
          <w:rPrChange w:id="1170" w:author="Microsoft" w:date="2020-04-15T17:12:00Z">
            <w:rPr>
              <w:ins w:id="1171" w:author="Microsoft" w:date="2020-04-14T19:15:00Z"/>
            </w:rPr>
          </w:rPrChange>
        </w:rPr>
      </w:pPr>
    </w:p>
    <w:p w14:paraId="10CC4640" w14:textId="77777777" w:rsidR="00A040DB" w:rsidRPr="00781FAB" w:rsidRDefault="00A040DB" w:rsidP="00A040DB">
      <w:pPr>
        <w:pStyle w:val="Standard"/>
        <w:rPr>
          <w:ins w:id="1172" w:author="Microsoft" w:date="2020-04-14T19:15:00Z"/>
          <w:rFonts w:asciiTheme="minorHAnsi" w:hAnsiTheme="minorHAnsi" w:cstheme="minorHAnsi"/>
          <w:rPrChange w:id="1173" w:author="Microsoft" w:date="2020-04-15T17:12:00Z">
            <w:rPr>
              <w:ins w:id="1174" w:author="Microsoft" w:date="2020-04-14T19:15:00Z"/>
            </w:rPr>
          </w:rPrChange>
        </w:rPr>
      </w:pPr>
      <w:ins w:id="1175" w:author="Microsoft" w:date="2020-04-14T19:15:00Z">
        <w:r w:rsidRPr="00781FAB">
          <w:rPr>
            <w:rFonts w:asciiTheme="minorHAnsi" w:hAnsiTheme="minorHAnsi" w:cstheme="minorHAnsi"/>
            <w:rPrChange w:id="1176" w:author="Microsoft" w:date="2020-04-15T17:12:00Z">
              <w:rPr/>
            </w:rPrChange>
          </w:rPr>
          <w:t>p3.start();</w:t>
        </w:r>
      </w:ins>
    </w:p>
    <w:p w14:paraId="07AFC744" w14:textId="77777777" w:rsidR="00A040DB" w:rsidRPr="00781FAB" w:rsidRDefault="00A040DB" w:rsidP="00A040DB">
      <w:pPr>
        <w:pStyle w:val="Standard"/>
        <w:rPr>
          <w:ins w:id="1177" w:author="Microsoft" w:date="2020-04-14T19:15:00Z"/>
          <w:rFonts w:asciiTheme="minorHAnsi" w:hAnsiTheme="minorHAnsi" w:cstheme="minorHAnsi"/>
          <w:rPrChange w:id="1178" w:author="Microsoft" w:date="2020-04-15T17:12:00Z">
            <w:rPr>
              <w:ins w:id="1179" w:author="Microsoft" w:date="2020-04-14T19:15:00Z"/>
            </w:rPr>
          </w:rPrChange>
        </w:rPr>
      </w:pPr>
      <w:ins w:id="1180" w:author="Microsoft" w:date="2020-04-14T19:15:00Z">
        <w:r w:rsidRPr="00781FAB">
          <w:rPr>
            <w:rFonts w:asciiTheme="minorHAnsi" w:hAnsiTheme="minorHAnsi" w:cstheme="minorHAnsi"/>
            <w:rPrChange w:id="1181" w:author="Microsoft" w:date="2020-04-15T17:12:00Z">
              <w:rPr/>
            </w:rPrChange>
          </w:rPr>
          <w:t>p4.start();</w:t>
        </w:r>
      </w:ins>
    </w:p>
    <w:p w14:paraId="7D7C3026" w14:textId="77777777" w:rsidR="00A040DB" w:rsidRPr="00781FAB" w:rsidRDefault="00A040DB" w:rsidP="00A040DB">
      <w:pPr>
        <w:pStyle w:val="Standard"/>
        <w:rPr>
          <w:ins w:id="1182" w:author="Microsoft" w:date="2020-04-14T19:15:00Z"/>
          <w:rFonts w:asciiTheme="minorHAnsi" w:hAnsiTheme="minorHAnsi" w:cstheme="minorHAnsi"/>
          <w:rPrChange w:id="1183" w:author="Microsoft" w:date="2020-04-15T17:12:00Z">
            <w:rPr>
              <w:ins w:id="1184" w:author="Microsoft" w:date="2020-04-14T19:15:00Z"/>
            </w:rPr>
          </w:rPrChange>
        </w:rPr>
      </w:pPr>
      <w:ins w:id="1185" w:author="Microsoft" w:date="2020-04-14T19:15:00Z">
        <w:r w:rsidRPr="00781FAB">
          <w:rPr>
            <w:rFonts w:asciiTheme="minorHAnsi" w:hAnsiTheme="minorHAnsi" w:cstheme="minorHAnsi"/>
            <w:rPrChange w:id="1186" w:author="Microsoft" w:date="2020-04-15T17:12:00Z">
              <w:rPr/>
            </w:rPrChange>
          </w:rPr>
          <w:t>System.out.println(Thread.currentThread().getName() + " has finished");</w:t>
        </w:r>
      </w:ins>
    </w:p>
    <w:p w14:paraId="205027B4" w14:textId="77777777" w:rsidR="00A040DB" w:rsidRPr="00781FAB" w:rsidRDefault="00A040DB" w:rsidP="00A040DB">
      <w:pPr>
        <w:pStyle w:val="Standard"/>
        <w:rPr>
          <w:ins w:id="1187" w:author="Microsoft" w:date="2020-04-14T19:15:00Z"/>
          <w:rFonts w:asciiTheme="minorHAnsi" w:hAnsiTheme="minorHAnsi" w:cstheme="minorHAnsi"/>
          <w:rPrChange w:id="1188" w:author="Microsoft" w:date="2020-04-15T17:12:00Z">
            <w:rPr>
              <w:ins w:id="1189" w:author="Microsoft" w:date="2020-04-14T19:15:00Z"/>
            </w:rPr>
          </w:rPrChange>
        </w:rPr>
      </w:pPr>
      <w:ins w:id="1190" w:author="Microsoft" w:date="2020-04-14T19:15:00Z">
        <w:r w:rsidRPr="00781FAB">
          <w:rPr>
            <w:rFonts w:asciiTheme="minorHAnsi" w:hAnsiTheme="minorHAnsi" w:cstheme="minorHAnsi"/>
            <w:rPrChange w:id="1191" w:author="Microsoft" w:date="2020-04-15T17:12:00Z">
              <w:rPr/>
            </w:rPrChange>
          </w:rPr>
          <w:t>}</w:t>
        </w:r>
      </w:ins>
    </w:p>
    <w:p w14:paraId="4BA47DA8" w14:textId="77777777" w:rsidR="00A040DB" w:rsidRPr="00781FAB" w:rsidRDefault="00A040DB">
      <w:pPr>
        <w:pStyle w:val="Standard"/>
        <w:rPr>
          <w:ins w:id="1192" w:author="Microsoft" w:date="2020-04-14T19:16:00Z"/>
          <w:rFonts w:asciiTheme="minorHAnsi" w:hAnsiTheme="minorHAnsi" w:cstheme="minorHAnsi"/>
          <w:rPrChange w:id="1193" w:author="Microsoft" w:date="2020-04-15T17:12:00Z">
            <w:rPr>
              <w:ins w:id="1194" w:author="Microsoft" w:date="2020-04-14T19:16:00Z"/>
            </w:rPr>
          </w:rPrChange>
        </w:rPr>
        <w:pPrChange w:id="1195" w:author="Microsoft" w:date="2020-04-14T19:16:00Z">
          <w:pPr>
            <w:pStyle w:val="Standard"/>
            <w:jc w:val="center"/>
          </w:pPr>
        </w:pPrChange>
      </w:pPr>
      <w:ins w:id="1196" w:author="Microsoft" w:date="2020-04-14T19:15:00Z">
        <w:r w:rsidRPr="00781FAB">
          <w:rPr>
            <w:rFonts w:asciiTheme="minorHAnsi" w:hAnsiTheme="minorHAnsi" w:cstheme="minorHAnsi"/>
            <w:rPrChange w:id="1197" w:author="Microsoft" w:date="2020-04-15T17:12:00Z">
              <w:rPr/>
            </w:rPrChange>
          </w:rPr>
          <w:t>}</w:t>
        </w:r>
      </w:ins>
    </w:p>
    <w:p w14:paraId="1AE3AEF1" w14:textId="00756EE7" w:rsidR="00A040DB" w:rsidRPr="00781FAB" w:rsidRDefault="00A040DB">
      <w:pPr>
        <w:pStyle w:val="Standard"/>
        <w:rPr>
          <w:ins w:id="1198" w:author="Microsoft" w:date="2020-04-14T19:15:00Z"/>
          <w:rFonts w:asciiTheme="minorHAnsi" w:hAnsiTheme="minorHAnsi" w:cstheme="minorHAnsi"/>
          <w:rPrChange w:id="1199" w:author="Microsoft" w:date="2020-04-15T17:12:00Z">
            <w:rPr>
              <w:ins w:id="1200" w:author="Microsoft" w:date="2020-04-14T19:15:00Z"/>
              <w:rFonts w:cs="Calibri"/>
              <w:b/>
              <w:sz w:val="18"/>
              <w:szCs w:val="18"/>
            </w:rPr>
          </w:rPrChange>
        </w:rPr>
        <w:pPrChange w:id="1201" w:author="Microsoft" w:date="2020-04-14T19:16:00Z">
          <w:pPr>
            <w:pStyle w:val="Standard"/>
            <w:jc w:val="center"/>
          </w:pPr>
        </w:pPrChange>
      </w:pPr>
      <w:ins w:id="1202" w:author="Microsoft" w:date="2020-04-14T19:16:00Z">
        <w:r w:rsidRPr="00781FAB">
          <w:rPr>
            <w:rFonts w:asciiTheme="minorHAnsi" w:hAnsiTheme="minorHAnsi" w:cstheme="minorHAnsi"/>
            <w:noProof/>
            <w:rPrChange w:id="1203" w:author="Microsoft" w:date="2020-04-15T17:12:00Z">
              <w:rPr>
                <w:noProof/>
              </w:rPr>
            </w:rPrChange>
          </w:rPr>
          <mc:AlternateContent>
            <mc:Choice Requires="wps">
              <w:drawing>
                <wp:anchor distT="0" distB="0" distL="114300" distR="114300" simplePos="0" relativeHeight="251661312" behindDoc="0" locked="0" layoutInCell="1" allowOverlap="1" wp14:anchorId="2FCB01FB" wp14:editId="5F805D81">
                  <wp:simplePos x="0" y="0"/>
                  <wp:positionH relativeFrom="column">
                    <wp:posOffset>-635</wp:posOffset>
                  </wp:positionH>
                  <wp:positionV relativeFrom="paragraph">
                    <wp:posOffset>2759075</wp:posOffset>
                  </wp:positionV>
                  <wp:extent cx="57315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357C71B0" w14:textId="188693BD" w:rsidR="00304DF4" w:rsidRPr="002C7C32" w:rsidRDefault="00304DF4">
                              <w:pPr>
                                <w:pStyle w:val="Caption"/>
                                <w:jc w:val="center"/>
                                <w:rPr>
                                  <w:rFonts w:cs="Calibri"/>
                                  <w:b/>
                                  <w:noProof/>
                                </w:rPr>
                                <w:pPrChange w:id="1204" w:author="Microsoft" w:date="2020-04-14T19:16:00Z">
                                  <w:pPr>
                                    <w:pStyle w:val="Standard"/>
                                    <w:jc w:val="center"/>
                                  </w:pPr>
                                </w:pPrChange>
                              </w:pPr>
                              <w:ins w:id="1205" w:author="Microsoft" w:date="2020-04-14T19:16:00Z">
                                <w:r>
                                  <w:t xml:space="preserve">Figure </w:t>
                                </w:r>
                                <w:r>
                                  <w:fldChar w:fldCharType="begin"/>
                                </w:r>
                                <w:r>
                                  <w:instrText xml:space="preserve"> SEQ Figure \* ARABIC </w:instrText>
                                </w:r>
                              </w:ins>
                              <w:r>
                                <w:fldChar w:fldCharType="separate"/>
                              </w:r>
                              <w:ins w:id="1206" w:author="Microsoft" w:date="2020-04-15T17:35:00Z">
                                <w:r w:rsidR="007F0C28">
                                  <w:rPr>
                                    <w:noProof/>
                                  </w:rPr>
                                  <w:t>15</w:t>
                                </w:r>
                              </w:ins>
                              <w:ins w:id="1207" w:author="Microsoft" w:date="2020-04-14T19:16:00Z">
                                <w:r>
                                  <w:fldChar w:fldCharType="end"/>
                                </w:r>
                                <w:r>
                                  <w:t>: Cyclic Barrier synchronization.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B01FB" id="_x0000_t202" coordsize="21600,21600" o:spt="202" path="m,l,21600r21600,l21600,xe">
                  <v:stroke joinstyle="miter"/>
                  <v:path gradientshapeok="t" o:connecttype="rect"/>
                </v:shapetype>
                <v:shape id="Text Box 16" o:spid="_x0000_s1026" type="#_x0000_t202" style="position:absolute;margin-left:-.05pt;margin-top:217.2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fWMQIAAG0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" stroked="f">
                  <v:textbox style="mso-fit-shape-to-text:t" inset="0,0,0,0">
                    <w:txbxContent>
                      <w:p w14:paraId="357C71B0" w14:textId="188693BD" w:rsidR="00304DF4" w:rsidRPr="002C7C32" w:rsidRDefault="00304DF4" w:rsidP="00A040DB">
                        <w:pPr>
                          <w:pStyle w:val="Caption"/>
                          <w:jc w:val="center"/>
                          <w:rPr>
                            <w:rFonts w:ascii="Calibri" w:eastAsia="MS Mincho" w:hAnsi="Calibri" w:cs="Calibri"/>
                            <w:b/>
                            <w:noProof/>
                          </w:rPr>
                          <w:pPrChange w:id="3616" w:author="Microsoft" w:date="2020-04-14T19:16:00Z">
                            <w:pPr>
                              <w:pStyle w:val="Standard"/>
                              <w:jc w:val="center"/>
                            </w:pPr>
                          </w:pPrChange>
                        </w:pPr>
                        <w:ins w:id="3617" w:author="Microsoft" w:date="2020-04-14T19:16:00Z">
                          <w:r>
                            <w:t xml:space="preserve">Figure </w:t>
                          </w:r>
                          <w:r>
                            <w:fldChar w:fldCharType="begin"/>
                          </w:r>
                          <w:r>
                            <w:instrText xml:space="preserve"> SEQ Figure \* ARABIC </w:instrText>
                          </w:r>
                        </w:ins>
                        <w:r>
                          <w:fldChar w:fldCharType="separate"/>
                        </w:r>
                        <w:ins w:id="3618" w:author="Microsoft" w:date="2020-04-15T17:35:00Z">
                          <w:r w:rsidR="007F0C28">
                            <w:rPr>
                              <w:noProof/>
                            </w:rPr>
                            <w:t>15</w:t>
                          </w:r>
                        </w:ins>
                        <w:ins w:id="3619" w:author="Microsoft" w:date="2020-04-14T19:16:00Z">
                          <w:r>
                            <w:fldChar w:fldCharType="end"/>
                          </w:r>
                          <w:r>
                            <w:t>: Cyclic Barrier synchronization.</w:t>
                          </w:r>
                        </w:ins>
                      </w:p>
                    </w:txbxContent>
                  </v:textbox>
                  <w10:wrap type="square"/>
                </v:shape>
              </w:pict>
            </mc:Fallback>
          </mc:AlternateContent>
        </w:r>
      </w:ins>
      <w:ins w:id="1208" w:author="Microsoft" w:date="2020-04-14T19:15:00Z">
        <w:r w:rsidRPr="00781FAB">
          <w:rPr>
            <w:rFonts w:asciiTheme="minorHAnsi" w:hAnsiTheme="minorHAnsi" w:cstheme="minorHAnsi"/>
            <w:b/>
            <w:noProof/>
            <w:sz w:val="18"/>
            <w:szCs w:val="18"/>
            <w:rPrChange w:id="1209" w:author="Microsoft" w:date="2020-04-15T17:12:00Z">
              <w:rPr>
                <w:rFonts w:cs="Calibri"/>
                <w:b/>
                <w:noProof/>
                <w:sz w:val="18"/>
                <w:szCs w:val="18"/>
              </w:rPr>
            </w:rPrChange>
          </w:rPr>
          <w:drawing>
            <wp:anchor distT="0" distB="0" distL="114300" distR="114300" simplePos="0" relativeHeight="251659264" behindDoc="0" locked="0" layoutInCell="1" allowOverlap="1" wp14:anchorId="04E14917" wp14:editId="51BDABE1">
              <wp:simplePos x="0" y="0"/>
              <wp:positionH relativeFrom="column">
                <wp:align>center</wp:align>
              </wp:positionH>
              <wp:positionV relativeFrom="paragraph">
                <wp:align>top</wp:align>
              </wp:positionV>
              <wp:extent cx="5731560" cy="2702520"/>
              <wp:effectExtent l="0" t="0" r="2490" b="2580"/>
              <wp:wrapSquare wrapText="bothSides"/>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731560" cy="2702520"/>
                      </a:xfrm>
                      <a:prstGeom prst="rect">
                        <a:avLst/>
                      </a:prstGeom>
                    </pic:spPr>
                  </pic:pic>
                </a:graphicData>
              </a:graphic>
            </wp:anchor>
          </w:drawing>
        </w:r>
      </w:ins>
    </w:p>
    <w:p w14:paraId="2BBB2094" w14:textId="77777777" w:rsidR="00A040DB" w:rsidRPr="00781FAB" w:rsidRDefault="00A040DB" w:rsidP="00231594">
      <w:pPr>
        <w:pStyle w:val="Standard"/>
        <w:jc w:val="both"/>
        <w:rPr>
          <w:ins w:id="1210" w:author="Microsoft" w:date="2020-04-14T19:15:00Z"/>
          <w:rFonts w:asciiTheme="minorHAnsi" w:hAnsiTheme="minorHAnsi" w:cstheme="minorHAnsi"/>
          <w:sz w:val="24"/>
          <w:szCs w:val="24"/>
          <w:rPrChange w:id="1211" w:author="Microsoft" w:date="2020-04-15T17:12:00Z">
            <w:rPr>
              <w:ins w:id="1212" w:author="Microsoft" w:date="2020-04-14T19:15:00Z"/>
              <w:rFonts w:cs="Calibri"/>
              <w:sz w:val="24"/>
              <w:szCs w:val="24"/>
            </w:rPr>
          </w:rPrChange>
        </w:rPr>
      </w:pPr>
      <w:ins w:id="1213" w:author="Microsoft" w:date="2020-04-14T19:15:00Z">
        <w:r w:rsidRPr="00781FAB">
          <w:rPr>
            <w:rFonts w:asciiTheme="minorHAnsi" w:hAnsiTheme="minorHAnsi" w:cstheme="minorHAnsi"/>
            <w:sz w:val="24"/>
            <w:szCs w:val="24"/>
            <w:rPrChange w:id="1214" w:author="Microsoft" w:date="2020-04-15T17:12:00Z">
              <w:rPr>
                <w:rFonts w:cs="Calibri"/>
                <w:sz w:val="24"/>
                <w:szCs w:val="24"/>
              </w:rPr>
            </w:rPrChange>
          </w:rPr>
          <w:lastRenderedPageBreak/>
          <w:t>Figure 15 shows the cyclic barrier synchronization output where the first thread p1 goes to the PassengerThread class and passenger name is printed and waited for particular amount of time with the given duration variable which comes from ClientTest class. Again p2 thread goes and same thing happens and finally since the cyclic barrier number of threads is 2 the await condition gets satisfied and prints the output.</w:t>
        </w:r>
      </w:ins>
    </w:p>
    <w:p w14:paraId="072E2E17" w14:textId="77777777" w:rsidR="00A040DB" w:rsidRPr="00781FAB" w:rsidRDefault="00A040DB">
      <w:pPr>
        <w:jc w:val="both"/>
        <w:rPr>
          <w:ins w:id="1215" w:author="Microsoft" w:date="2020-04-13T11:25:00Z"/>
          <w:rFonts w:cstheme="minorHAnsi"/>
        </w:rPr>
        <w:pPrChange w:id="1216" w:author="Microsoft" w:date="2020-04-16T16:21:00Z">
          <w:pPr>
            <w:pStyle w:val="Caption"/>
            <w:jc w:val="center"/>
          </w:pPr>
        </w:pPrChange>
      </w:pPr>
    </w:p>
    <w:p w14:paraId="3F08F5DF" w14:textId="55CD3D4F" w:rsidR="00671FAF" w:rsidRPr="00781FAB" w:rsidRDefault="00671FAF">
      <w:pPr>
        <w:jc w:val="both"/>
        <w:rPr>
          <w:ins w:id="1217" w:author="Microsoft" w:date="2020-04-13T11:26:00Z"/>
          <w:rFonts w:cstheme="minorHAnsi"/>
          <w:b/>
          <w:sz w:val="24"/>
          <w:szCs w:val="24"/>
          <w:rPrChange w:id="1218" w:author="Microsoft" w:date="2020-04-15T17:12:00Z">
            <w:rPr>
              <w:ins w:id="1219" w:author="Microsoft" w:date="2020-04-13T11:26:00Z"/>
              <w:rFonts w:cstheme="minorHAnsi"/>
              <w:b/>
            </w:rPr>
          </w:rPrChange>
        </w:rPr>
        <w:pPrChange w:id="1220" w:author="Microsoft" w:date="2020-04-16T16:21:00Z">
          <w:pPr>
            <w:pStyle w:val="Caption"/>
            <w:jc w:val="center"/>
          </w:pPr>
        </w:pPrChange>
      </w:pPr>
      <w:ins w:id="1221" w:author="Microsoft" w:date="2020-04-13T11:25:00Z">
        <w:r w:rsidRPr="00781FAB">
          <w:rPr>
            <w:rFonts w:cstheme="minorHAnsi"/>
            <w:b/>
            <w:sz w:val="24"/>
            <w:szCs w:val="24"/>
            <w:rPrChange w:id="1222" w:author="Microsoft" w:date="2020-04-15T17:12:00Z">
              <w:rPr/>
            </w:rPrChange>
          </w:rPr>
          <w:t>Monitors:</w:t>
        </w:r>
      </w:ins>
    </w:p>
    <w:p w14:paraId="3DB5DC9C" w14:textId="04DD2F82" w:rsidR="00671FAF" w:rsidRPr="00781FAB" w:rsidRDefault="00671FAF">
      <w:pPr>
        <w:jc w:val="both"/>
        <w:rPr>
          <w:ins w:id="1223" w:author="Microsoft" w:date="2020-04-13T11:26:00Z"/>
          <w:rFonts w:cstheme="minorHAnsi"/>
          <w:sz w:val="24"/>
          <w:szCs w:val="24"/>
          <w:rPrChange w:id="1224" w:author="Microsoft" w:date="2020-04-15T17:12:00Z">
            <w:rPr>
              <w:ins w:id="1225" w:author="Microsoft" w:date="2020-04-13T11:26:00Z"/>
              <w:rFonts w:cstheme="minorHAnsi"/>
            </w:rPr>
          </w:rPrChange>
        </w:rPr>
        <w:pPrChange w:id="1226" w:author="Microsoft" w:date="2020-04-16T16:21:00Z">
          <w:pPr>
            <w:pStyle w:val="Caption"/>
            <w:jc w:val="center"/>
          </w:pPr>
        </w:pPrChange>
      </w:pPr>
      <w:ins w:id="1227" w:author="Microsoft" w:date="2020-04-13T11:26:00Z">
        <w:r w:rsidRPr="00781FAB">
          <w:rPr>
            <w:rFonts w:cstheme="minorHAnsi"/>
            <w:sz w:val="24"/>
            <w:szCs w:val="24"/>
            <w:rPrChange w:id="1228" w:author="Microsoft" w:date="2020-04-15T17:12:00Z">
              <w:rPr>
                <w:b/>
              </w:rPr>
            </w:rPrChange>
          </w:rPr>
          <w:t>Monitors provides 3 capabilities to concurrent programming</w:t>
        </w:r>
      </w:ins>
    </w:p>
    <w:p w14:paraId="0AF07EF0" w14:textId="77777777" w:rsidR="00A42659" w:rsidRPr="00781FAB" w:rsidRDefault="00A42659">
      <w:pPr>
        <w:pStyle w:val="ListParagraph"/>
        <w:numPr>
          <w:ilvl w:val="0"/>
          <w:numId w:val="19"/>
        </w:numPr>
        <w:jc w:val="both"/>
        <w:rPr>
          <w:ins w:id="1229" w:author="Microsoft" w:date="2020-04-13T11:28:00Z"/>
          <w:rFonts w:cstheme="minorHAnsi"/>
          <w:sz w:val="24"/>
          <w:szCs w:val="24"/>
          <w:rPrChange w:id="1230" w:author="Microsoft" w:date="2020-04-15T17:12:00Z">
            <w:rPr>
              <w:ins w:id="1231" w:author="Microsoft" w:date="2020-04-13T11:28:00Z"/>
            </w:rPr>
          </w:rPrChange>
        </w:rPr>
        <w:pPrChange w:id="1232" w:author="Microsoft" w:date="2020-04-16T16:21:00Z">
          <w:pPr>
            <w:pStyle w:val="Caption"/>
            <w:jc w:val="center"/>
          </w:pPr>
        </w:pPrChange>
      </w:pPr>
      <w:ins w:id="1233" w:author="Microsoft" w:date="2020-04-13T11:26:00Z">
        <w:r w:rsidRPr="00781FAB">
          <w:rPr>
            <w:rFonts w:cstheme="minorHAnsi"/>
            <w:sz w:val="24"/>
            <w:szCs w:val="24"/>
            <w:rPrChange w:id="1234" w:author="Microsoft" w:date="2020-04-15T17:12:00Z">
              <w:rPr>
                <w:rFonts w:cstheme="minorHAnsi"/>
              </w:rPr>
            </w:rPrChange>
          </w:rPr>
          <w:t>Only one thread at a time can have</w:t>
        </w:r>
      </w:ins>
      <w:ins w:id="1235" w:author="Microsoft" w:date="2020-04-13T11:27:00Z">
        <w:r w:rsidRPr="00781FAB">
          <w:rPr>
            <w:rFonts w:cstheme="minorHAnsi"/>
            <w:sz w:val="24"/>
            <w:szCs w:val="24"/>
            <w:rPrChange w:id="1236" w:author="Microsoft" w:date="2020-04-15T17:12:00Z">
              <w:rPr>
                <w:rFonts w:cstheme="minorHAnsi"/>
              </w:rPr>
            </w:rPrChange>
          </w:rPr>
          <w:t xml:space="preserve"> </w:t>
        </w:r>
      </w:ins>
      <w:ins w:id="1237" w:author="Microsoft" w:date="2020-04-13T11:28:00Z">
        <w:r w:rsidRPr="00781FAB">
          <w:rPr>
            <w:rFonts w:cstheme="minorHAnsi"/>
            <w:sz w:val="24"/>
            <w:szCs w:val="24"/>
            <w:rPrChange w:id="1238" w:author="Microsoft" w:date="2020-04-15T17:12:00Z">
              <w:rPr>
                <w:rFonts w:cstheme="minorHAnsi"/>
              </w:rPr>
            </w:rPrChange>
          </w:rPr>
          <w:t>access to the critical section.</w:t>
        </w:r>
      </w:ins>
    </w:p>
    <w:p w14:paraId="39ED5598" w14:textId="5441F472" w:rsidR="00616346" w:rsidRPr="00781FAB" w:rsidRDefault="00616346">
      <w:pPr>
        <w:pStyle w:val="ListParagraph"/>
        <w:numPr>
          <w:ilvl w:val="0"/>
          <w:numId w:val="19"/>
        </w:numPr>
        <w:jc w:val="both"/>
        <w:rPr>
          <w:ins w:id="1239" w:author="Microsoft" w:date="2020-04-13T11:33:00Z"/>
          <w:rFonts w:cstheme="minorHAnsi"/>
          <w:sz w:val="24"/>
          <w:szCs w:val="24"/>
          <w:rPrChange w:id="1240" w:author="Microsoft" w:date="2020-04-15T17:12:00Z">
            <w:rPr>
              <w:ins w:id="1241" w:author="Microsoft" w:date="2020-04-13T11:33:00Z"/>
            </w:rPr>
          </w:rPrChange>
        </w:rPr>
        <w:pPrChange w:id="1242" w:author="Microsoft" w:date="2020-04-16T16:21:00Z">
          <w:pPr>
            <w:pStyle w:val="Caption"/>
            <w:jc w:val="center"/>
          </w:pPr>
        </w:pPrChange>
      </w:pPr>
      <w:ins w:id="1243" w:author="Microsoft" w:date="2020-04-13T11:33:00Z">
        <w:r w:rsidRPr="00781FAB">
          <w:rPr>
            <w:rFonts w:cstheme="minorHAnsi"/>
            <w:sz w:val="24"/>
            <w:szCs w:val="24"/>
            <w:rPrChange w:id="1244" w:author="Microsoft" w:date="2020-04-15T17:12:00Z">
              <w:rPr/>
            </w:rPrChange>
          </w:rPr>
          <w:t>Threads running in a monitor c</w:t>
        </w:r>
      </w:ins>
      <w:ins w:id="1245" w:author="Microsoft" w:date="2020-04-13T12:45:00Z">
        <w:r w:rsidR="004E668E" w:rsidRPr="00781FAB">
          <w:rPr>
            <w:rFonts w:cstheme="minorHAnsi"/>
            <w:sz w:val="24"/>
            <w:szCs w:val="24"/>
          </w:rPr>
          <w:t>a</w:t>
        </w:r>
      </w:ins>
      <w:ins w:id="1246" w:author="Microsoft" w:date="2020-04-13T11:33:00Z">
        <w:r w:rsidRPr="00781FAB">
          <w:rPr>
            <w:rFonts w:cstheme="minorHAnsi"/>
            <w:sz w:val="24"/>
            <w:szCs w:val="24"/>
            <w:rPrChange w:id="1247" w:author="Microsoft" w:date="2020-04-15T17:12:00Z">
              <w:rPr/>
            </w:rPrChange>
          </w:rPr>
          <w:t>n lock awaiting certain conditions to be true.</w:t>
        </w:r>
      </w:ins>
    </w:p>
    <w:p w14:paraId="5E86908D" w14:textId="3CE55667" w:rsidR="00616346" w:rsidRPr="00781FAB" w:rsidRDefault="00616346">
      <w:pPr>
        <w:pStyle w:val="ListParagraph"/>
        <w:numPr>
          <w:ilvl w:val="0"/>
          <w:numId w:val="19"/>
        </w:numPr>
        <w:jc w:val="both"/>
        <w:rPr>
          <w:ins w:id="1248" w:author="Microsoft" w:date="2020-04-13T12:29:00Z"/>
          <w:rFonts w:cstheme="minorHAnsi"/>
          <w:sz w:val="24"/>
          <w:szCs w:val="24"/>
          <w:rPrChange w:id="1249" w:author="Microsoft" w:date="2020-04-15T17:12:00Z">
            <w:rPr>
              <w:ins w:id="1250" w:author="Microsoft" w:date="2020-04-13T12:29:00Z"/>
            </w:rPr>
          </w:rPrChange>
        </w:rPr>
        <w:pPrChange w:id="1251" w:author="Microsoft" w:date="2020-04-16T16:21:00Z">
          <w:pPr>
            <w:pStyle w:val="Caption"/>
            <w:jc w:val="center"/>
          </w:pPr>
        </w:pPrChange>
      </w:pPr>
      <w:ins w:id="1252" w:author="Microsoft" w:date="2020-04-13T11:34:00Z">
        <w:r w:rsidRPr="00781FAB">
          <w:rPr>
            <w:rFonts w:cstheme="minorHAnsi"/>
            <w:sz w:val="24"/>
            <w:szCs w:val="24"/>
            <w:rPrChange w:id="1253" w:author="Microsoft" w:date="2020-04-15T17:12:00Z">
              <w:rPr/>
            </w:rPrChange>
          </w:rPr>
          <w:t>A thread can notify one or more threads that conditions they</w:t>
        </w:r>
      </w:ins>
      <w:ins w:id="1254" w:author="Microsoft" w:date="2020-04-13T11:35:00Z">
        <w:r w:rsidRPr="00781FAB">
          <w:rPr>
            <w:rFonts w:cstheme="minorHAnsi"/>
            <w:sz w:val="24"/>
            <w:szCs w:val="24"/>
            <w:rPrChange w:id="1255" w:author="Microsoft" w:date="2020-04-15T17:12:00Z">
              <w:rPr/>
            </w:rPrChange>
          </w:rPr>
          <w:t>’re</w:t>
        </w:r>
      </w:ins>
      <w:ins w:id="1256" w:author="Microsoft" w:date="2020-04-13T11:34:00Z">
        <w:r w:rsidR="00587AA5" w:rsidRPr="00781FAB">
          <w:rPr>
            <w:rFonts w:cstheme="minorHAnsi"/>
            <w:sz w:val="24"/>
            <w:szCs w:val="24"/>
            <w:rPrChange w:id="1257" w:author="Microsoft" w:date="2020-04-15T17:12:00Z">
              <w:rPr/>
            </w:rPrChange>
          </w:rPr>
          <w:t xml:space="preserve"> waiting on have been</w:t>
        </w:r>
        <w:r w:rsidRPr="00781FAB">
          <w:rPr>
            <w:rFonts w:cstheme="minorHAnsi"/>
            <w:sz w:val="24"/>
            <w:szCs w:val="24"/>
            <w:rPrChange w:id="1258" w:author="Microsoft" w:date="2020-04-15T17:12:00Z">
              <w:rPr/>
            </w:rPrChange>
          </w:rPr>
          <w:t xml:space="preserve"> met.</w:t>
        </w:r>
      </w:ins>
    </w:p>
    <w:p w14:paraId="2A61342A" w14:textId="6C309359" w:rsidR="00A85D5B" w:rsidRPr="00781FAB" w:rsidRDefault="00A85D5B">
      <w:pPr>
        <w:jc w:val="both"/>
        <w:rPr>
          <w:ins w:id="1259" w:author="Microsoft" w:date="2020-04-13T11:28:00Z"/>
          <w:rFonts w:cstheme="minorHAnsi"/>
          <w:sz w:val="24"/>
          <w:szCs w:val="24"/>
          <w:rPrChange w:id="1260" w:author="Microsoft" w:date="2020-04-15T17:12:00Z">
            <w:rPr>
              <w:ins w:id="1261" w:author="Microsoft" w:date="2020-04-13T11:28:00Z"/>
              <w:rFonts w:cstheme="minorHAnsi"/>
            </w:rPr>
          </w:rPrChange>
        </w:rPr>
        <w:pPrChange w:id="1262" w:author="Microsoft" w:date="2020-04-16T16:21:00Z">
          <w:pPr>
            <w:pStyle w:val="Caption"/>
            <w:jc w:val="center"/>
          </w:pPr>
        </w:pPrChange>
      </w:pPr>
      <w:ins w:id="1263" w:author="Microsoft" w:date="2020-04-13T12:29:00Z">
        <w:r w:rsidRPr="00781FAB">
          <w:rPr>
            <w:rFonts w:cstheme="minorHAnsi"/>
            <w:color w:val="222222"/>
            <w:sz w:val="24"/>
            <w:szCs w:val="24"/>
            <w:shd w:val="clear" w:color="auto" w:fill="FFFFFF"/>
            <w:rPrChange w:id="1264" w:author="Microsoft" w:date="2020-04-15T17:12:00Z">
              <w:rPr>
                <w:rFonts w:ascii="Arial" w:hAnsi="Arial" w:cs="Arial"/>
                <w:color w:val="222222"/>
                <w:sz w:val="26"/>
                <w:szCs w:val="26"/>
                <w:shd w:val="clear" w:color="auto" w:fill="FFFFFF"/>
              </w:rPr>
            </w:rPrChange>
          </w:rPr>
          <w:t>In the Java virtual machine, every object and class is logically associated with a monitor</w:t>
        </w:r>
      </w:ins>
      <w:ins w:id="1265" w:author="Microsoft" w:date="2020-04-13T12:31:00Z">
        <w:r w:rsidR="00562963" w:rsidRPr="00781FAB">
          <w:rPr>
            <w:rFonts w:cstheme="minorHAnsi"/>
            <w:color w:val="222222"/>
            <w:sz w:val="24"/>
            <w:szCs w:val="24"/>
            <w:shd w:val="clear" w:color="auto" w:fill="FFFFFF"/>
            <w:rPrChange w:id="1266" w:author="Microsoft" w:date="2020-04-15T17:12:00Z">
              <w:rPr>
                <w:rFonts w:ascii="Arial" w:hAnsi="Arial" w:cs="Arial"/>
                <w:color w:val="222222"/>
                <w:sz w:val="26"/>
                <w:szCs w:val="26"/>
                <w:shd w:val="clear" w:color="auto" w:fill="FFFFFF"/>
              </w:rPr>
            </w:rPrChange>
          </w:rPr>
          <w:t>. To claim a monitor region which means data not accessible by more than one thread, Java provide synchronized statements and synchronized methods. Once the code is embedded with synchronized keyword, it is a monitor region.</w:t>
        </w:r>
      </w:ins>
      <w:ins w:id="1267" w:author="Microsoft" w:date="2020-04-14T19:18:00Z">
        <w:r w:rsidR="00D56F3E" w:rsidRPr="00781FAB">
          <w:rPr>
            <w:rFonts w:cstheme="minorHAnsi"/>
            <w:color w:val="222222"/>
            <w:sz w:val="24"/>
            <w:szCs w:val="24"/>
            <w:shd w:val="clear" w:color="auto" w:fill="FFFFFF"/>
          </w:rPr>
          <w:t xml:space="preserve"> </w:t>
        </w:r>
        <w:r w:rsidR="00D56F3E" w:rsidRPr="00781FAB">
          <w:rPr>
            <w:rFonts w:cstheme="minorHAnsi"/>
            <w:color w:val="222222"/>
            <w:sz w:val="24"/>
            <w:szCs w:val="24"/>
            <w:shd w:val="clear" w:color="auto" w:fill="FFFFFF"/>
            <w:rPrChange w:id="1268" w:author="Microsoft" w:date="2020-04-15T17:12:00Z">
              <w:rPr>
                <w:rFonts w:ascii="Calibri" w:hAnsi="Calibri" w:cs="Calibri"/>
                <w:i w:val="0"/>
                <w:iCs w:val="0"/>
                <w:color w:val="222222"/>
                <w:sz w:val="24"/>
                <w:szCs w:val="24"/>
                <w:shd w:val="clear" w:color="auto" w:fill="FFFFFF"/>
              </w:rPr>
            </w:rPrChange>
          </w:rPr>
          <w:t xml:space="preserve">The key idea with the concept of monitors is to </w:t>
        </w:r>
        <w:r w:rsidR="003323CA" w:rsidRPr="00781FAB">
          <w:rPr>
            <w:rFonts w:cstheme="minorHAnsi"/>
            <w:color w:val="222222"/>
            <w:sz w:val="24"/>
            <w:szCs w:val="24"/>
            <w:shd w:val="clear" w:color="auto" w:fill="FFFFFF"/>
          </w:rPr>
          <w:t>combine object oriented program</w:t>
        </w:r>
        <w:r w:rsidR="00D56F3E" w:rsidRPr="00781FAB">
          <w:rPr>
            <w:rFonts w:cstheme="minorHAnsi"/>
            <w:color w:val="222222"/>
            <w:sz w:val="24"/>
            <w:szCs w:val="24"/>
            <w:shd w:val="clear" w:color="auto" w:fill="FFFFFF"/>
            <w:rPrChange w:id="1269" w:author="Microsoft" w:date="2020-04-15T17:12:00Z">
              <w:rPr>
                <w:rFonts w:ascii="Calibri" w:hAnsi="Calibri" w:cs="Calibri"/>
                <w:i w:val="0"/>
                <w:iCs w:val="0"/>
                <w:color w:val="222222"/>
                <w:sz w:val="24"/>
                <w:szCs w:val="24"/>
                <w:shd w:val="clear" w:color="auto" w:fill="FFFFFF"/>
              </w:rPr>
            </w:rPrChange>
          </w:rPr>
          <w:t>ming with mutual exclusion.</w:t>
        </w:r>
      </w:ins>
    </w:p>
    <w:p w14:paraId="6C7F4D92" w14:textId="47427229" w:rsidR="00A42659" w:rsidRPr="00781FAB" w:rsidRDefault="00A42659">
      <w:pPr>
        <w:rPr>
          <w:rFonts w:cstheme="minorHAnsi"/>
          <w:rPrChange w:id="1270" w:author="Microsoft" w:date="2020-04-15T17:12:00Z">
            <w:rPr>
              <w:rFonts w:cstheme="minorHAnsi"/>
              <w:sz w:val="24"/>
              <w:szCs w:val="24"/>
            </w:rPr>
          </w:rPrChange>
        </w:rPr>
        <w:pPrChange w:id="1271" w:author="Microsoft" w:date="2020-04-13T08:53:00Z">
          <w:pPr>
            <w:pStyle w:val="Caption"/>
            <w:jc w:val="center"/>
          </w:pPr>
        </w:pPrChange>
      </w:pPr>
      <w:ins w:id="1272" w:author="Microsoft" w:date="2020-04-13T11:26:00Z">
        <w:r w:rsidRPr="00781FAB">
          <w:rPr>
            <w:rFonts w:cstheme="minorHAnsi"/>
          </w:rPr>
          <w:t xml:space="preserve"> </w:t>
        </w:r>
      </w:ins>
    </w:p>
    <w:p w14:paraId="2F920BA2" w14:textId="6A291B82" w:rsidR="001D64E7" w:rsidRPr="006D7D13" w:rsidDel="00961CC7" w:rsidRDefault="0064493C" w:rsidP="00F61B6F">
      <w:pPr>
        <w:rPr>
          <w:ins w:id="1273" w:author="jishmi" w:date="2020-04-09T11:18:00Z"/>
          <w:del w:id="1274" w:author="Microsoft" w:date="2020-04-09T14:29:00Z"/>
          <w:rFonts w:cstheme="minorHAnsi"/>
          <w:b/>
          <w:sz w:val="24"/>
          <w:szCs w:val="24"/>
        </w:rPr>
      </w:pPr>
      <w:ins w:id="1275" w:author="jishmi" w:date="2020-04-09T11:11:00Z">
        <w:r w:rsidRPr="00781FAB">
          <w:rPr>
            <w:rFonts w:cstheme="minorHAnsi"/>
            <w:b/>
            <w:sz w:val="24"/>
            <w:szCs w:val="24"/>
          </w:rPr>
          <w:t xml:space="preserve">Montors </w:t>
        </w:r>
      </w:ins>
      <w:ins w:id="1276" w:author="jishmi" w:date="2020-04-09T11:18:00Z">
        <w:r w:rsidR="00B67FF2" w:rsidRPr="00781FAB">
          <w:rPr>
            <w:rFonts w:cstheme="minorHAnsi"/>
            <w:b/>
            <w:sz w:val="24"/>
            <w:szCs w:val="24"/>
          </w:rPr>
          <w:t>(wait/notify), barrier synchronization are not discussed</w:t>
        </w:r>
        <w:r w:rsidR="007476EF" w:rsidRPr="00781FAB">
          <w:rPr>
            <w:rFonts w:cstheme="minorHAnsi"/>
            <w:b/>
            <w:sz w:val="24"/>
            <w:szCs w:val="24"/>
          </w:rPr>
          <w:t xml:space="preserve"> here. </w:t>
        </w:r>
      </w:ins>
      <w:commentRangeStart w:id="1277"/>
      <w:ins w:id="1278" w:author="jishmi" w:date="2020-04-09T11:19:00Z">
        <w:r w:rsidR="00AB3362" w:rsidRPr="006D7D13">
          <w:rPr>
            <w:rFonts w:cstheme="minorHAnsi"/>
            <w:b/>
            <w:sz w:val="24"/>
            <w:szCs w:val="24"/>
          </w:rPr>
          <w:t>more</w:t>
        </w:r>
        <w:commentRangeEnd w:id="1277"/>
        <w:r w:rsidR="00AB3362" w:rsidRPr="006D7D13">
          <w:rPr>
            <w:rStyle w:val="CommentReference"/>
            <w:rFonts w:cstheme="minorHAnsi"/>
          </w:rPr>
          <w:commentReference w:id="1277"/>
        </w:r>
      </w:ins>
    </w:p>
    <w:p w14:paraId="05CAD0A6" w14:textId="77777777" w:rsidR="007476EF" w:rsidRPr="0026078C" w:rsidRDefault="007476EF" w:rsidP="00F61B6F">
      <w:pPr>
        <w:rPr>
          <w:ins w:id="1279" w:author="jishmi" w:date="2020-04-09T11:15:00Z"/>
          <w:rFonts w:cstheme="minorHAnsi"/>
          <w:b/>
          <w:sz w:val="24"/>
          <w:szCs w:val="24"/>
        </w:rPr>
      </w:pPr>
    </w:p>
    <w:p w14:paraId="0EF7DCC1" w14:textId="7BE3DE28" w:rsidR="0064493C" w:rsidRPr="00D55598" w:rsidRDefault="0064493C" w:rsidP="00F61B6F">
      <w:pPr>
        <w:rPr>
          <w:ins w:id="1280" w:author="jishmi" w:date="2020-04-09T11:14:00Z"/>
          <w:rFonts w:cstheme="minorHAnsi"/>
          <w:b/>
          <w:sz w:val="24"/>
          <w:szCs w:val="24"/>
        </w:rPr>
      </w:pPr>
      <w:ins w:id="1281" w:author="jishmi" w:date="2020-04-09T11:15:00Z">
        <w:r w:rsidRPr="00D55598">
          <w:rPr>
            <w:rFonts w:cstheme="minorHAnsi"/>
            <w:b/>
            <w:sz w:val="24"/>
            <w:szCs w:val="24"/>
          </w:rPr>
          <w:t>Focus on some reaserach questions such as</w:t>
        </w:r>
      </w:ins>
    </w:p>
    <w:p w14:paraId="6E9D5CFE" w14:textId="18A4C3B0" w:rsidR="0064493C" w:rsidRPr="00781FAB" w:rsidRDefault="002837BC" w:rsidP="002837BC">
      <w:pPr>
        <w:pStyle w:val="ListParagraph"/>
        <w:numPr>
          <w:ilvl w:val="0"/>
          <w:numId w:val="12"/>
        </w:numPr>
        <w:rPr>
          <w:ins w:id="1282" w:author="jishmi" w:date="2020-04-09T11:21:00Z"/>
          <w:rFonts w:cstheme="minorHAnsi"/>
          <w:b/>
          <w:sz w:val="24"/>
          <w:szCs w:val="24"/>
          <w:rPrChange w:id="1283" w:author="Microsoft" w:date="2020-04-15T17:12:00Z">
            <w:rPr>
              <w:ins w:id="1284" w:author="jishmi" w:date="2020-04-09T11:21:00Z"/>
            </w:rPr>
          </w:rPrChange>
        </w:rPr>
      </w:pPr>
      <w:ins w:id="1285" w:author="jishmi" w:date="2020-04-09T11:17:00Z">
        <w:r w:rsidRPr="00D55598">
          <w:rPr>
            <w:rFonts w:cstheme="minorHAnsi"/>
            <w:b/>
            <w:sz w:val="24"/>
            <w:szCs w:val="24"/>
          </w:rPr>
          <w:t>A</w:t>
        </w:r>
        <w:r w:rsidR="0064493C" w:rsidRPr="00D55598">
          <w:rPr>
            <w:rFonts w:cstheme="minorHAnsi"/>
            <w:b/>
            <w:sz w:val="24"/>
            <w:szCs w:val="24"/>
          </w:rPr>
          <w:t>bove</w:t>
        </w:r>
      </w:ins>
      <w:ins w:id="1286" w:author="jishmi" w:date="2020-04-09T11:16:00Z">
        <w:r w:rsidR="0064493C" w:rsidRPr="00D55598">
          <w:rPr>
            <w:rFonts w:cstheme="minorHAnsi"/>
            <w:b/>
            <w:sz w:val="24"/>
            <w:szCs w:val="24"/>
          </w:rPr>
          <w:t xml:space="preserve"> discussed mechansisms are enough to do real time programming?</w:t>
        </w:r>
      </w:ins>
      <w:ins w:id="1287" w:author="jishmi" w:date="2020-04-09T11:22:00Z">
        <w:r w:rsidRPr="00D55598">
          <w:rPr>
            <w:rFonts w:cstheme="minorHAnsi"/>
            <w:b/>
            <w:sz w:val="24"/>
            <w:szCs w:val="24"/>
          </w:rPr>
          <w:t xml:space="preserve"> Otherwise </w:t>
        </w:r>
      </w:ins>
      <w:ins w:id="1288" w:author="jishmi" w:date="2020-04-09T11:17:00Z">
        <w:r w:rsidR="0064493C" w:rsidRPr="00781FAB">
          <w:rPr>
            <w:rFonts w:cstheme="minorHAnsi"/>
            <w:b/>
            <w:sz w:val="24"/>
            <w:szCs w:val="24"/>
            <w:rPrChange w:id="1289" w:author="Microsoft" w:date="2020-04-15T17:12:00Z">
              <w:rPr/>
            </w:rPrChange>
          </w:rPr>
          <w:t>What are the changes need</w:t>
        </w:r>
      </w:ins>
      <w:ins w:id="1290" w:author="jishmi" w:date="2020-04-09T11:22:00Z">
        <w:r w:rsidRPr="00781FAB">
          <w:rPr>
            <w:rFonts w:cstheme="minorHAnsi"/>
            <w:b/>
            <w:sz w:val="24"/>
            <w:szCs w:val="24"/>
            <w:rPrChange w:id="1291" w:author="Microsoft" w:date="2020-04-15T17:12:00Z">
              <w:rPr/>
            </w:rPrChange>
          </w:rPr>
          <w:t>ed</w:t>
        </w:r>
      </w:ins>
      <w:ins w:id="1292" w:author="jishmi" w:date="2020-04-09T11:17:00Z">
        <w:r w:rsidR="0064493C" w:rsidRPr="00781FAB">
          <w:rPr>
            <w:rFonts w:cstheme="minorHAnsi"/>
            <w:b/>
            <w:sz w:val="24"/>
            <w:szCs w:val="24"/>
            <w:rPrChange w:id="1293" w:author="Microsoft" w:date="2020-04-15T17:12:00Z">
              <w:rPr/>
            </w:rPrChange>
          </w:rPr>
          <w:t xml:space="preserve"> for C and Java language to include real time capabilities?</w:t>
        </w:r>
      </w:ins>
    </w:p>
    <w:p w14:paraId="5C22642A" w14:textId="544D2DE9" w:rsidR="002837BC" w:rsidRPr="00781FAB" w:rsidRDefault="002837BC" w:rsidP="0064493C">
      <w:pPr>
        <w:pStyle w:val="ListParagraph"/>
        <w:numPr>
          <w:ilvl w:val="0"/>
          <w:numId w:val="12"/>
        </w:numPr>
        <w:rPr>
          <w:ins w:id="1294" w:author="jishmi" w:date="2020-04-09T11:17:00Z"/>
          <w:rFonts w:cstheme="minorHAnsi"/>
          <w:b/>
          <w:sz w:val="24"/>
          <w:szCs w:val="24"/>
        </w:rPr>
      </w:pPr>
      <w:ins w:id="1295" w:author="jishmi" w:date="2020-04-09T11:21:00Z">
        <w:r w:rsidRPr="00781FAB">
          <w:rPr>
            <w:rFonts w:cstheme="minorHAnsi"/>
            <w:b/>
            <w:sz w:val="24"/>
            <w:szCs w:val="24"/>
          </w:rPr>
          <w:t xml:space="preserve">Do we need platform support for real time </w:t>
        </w:r>
      </w:ins>
      <w:ins w:id="1296" w:author="jishmi" w:date="2020-04-09T11:22:00Z">
        <w:r w:rsidRPr="00781FAB">
          <w:rPr>
            <w:rFonts w:cstheme="minorHAnsi"/>
            <w:b/>
            <w:sz w:val="24"/>
            <w:szCs w:val="24"/>
          </w:rPr>
          <w:t>capabilities for both C and Java</w:t>
        </w:r>
      </w:ins>
    </w:p>
    <w:p w14:paraId="6175EF12" w14:textId="10F62A12" w:rsidR="0064493C" w:rsidRPr="006D7D13" w:rsidRDefault="0064493C">
      <w:pPr>
        <w:pStyle w:val="ListParagraph"/>
        <w:numPr>
          <w:ilvl w:val="0"/>
          <w:numId w:val="12"/>
        </w:numPr>
        <w:rPr>
          <w:ins w:id="1297" w:author="jishmi" w:date="2020-04-09T11:17:00Z"/>
          <w:rFonts w:cstheme="minorHAnsi"/>
          <w:b/>
          <w:sz w:val="24"/>
          <w:szCs w:val="24"/>
        </w:rPr>
        <w:pPrChange w:id="1298" w:author="jishmi" w:date="2020-04-09T11:15:00Z">
          <w:pPr/>
        </w:pPrChange>
      </w:pPr>
      <w:ins w:id="1299" w:author="jishmi" w:date="2020-04-09T11:17:00Z">
        <w:r w:rsidRPr="006D7D13">
          <w:rPr>
            <w:rFonts w:cstheme="minorHAnsi"/>
            <w:b/>
            <w:sz w:val="24"/>
            <w:szCs w:val="24"/>
          </w:rPr>
          <w:t>Existing packages available to support real time functionalites</w:t>
        </w:r>
      </w:ins>
      <w:ins w:id="1300" w:author="jishmi" w:date="2020-04-09T11:21:00Z">
        <w:r w:rsidR="002837BC" w:rsidRPr="006D7D13">
          <w:rPr>
            <w:rFonts w:cstheme="minorHAnsi"/>
            <w:b/>
            <w:sz w:val="24"/>
            <w:szCs w:val="24"/>
          </w:rPr>
          <w:t xml:space="preserve"> in both C nad Java</w:t>
        </w:r>
      </w:ins>
    </w:p>
    <w:p w14:paraId="70DC1954" w14:textId="184CAE3F" w:rsidR="0064493C" w:rsidRPr="0026078C" w:rsidRDefault="0064493C">
      <w:pPr>
        <w:pStyle w:val="ListParagraph"/>
        <w:numPr>
          <w:ilvl w:val="0"/>
          <w:numId w:val="12"/>
        </w:numPr>
        <w:rPr>
          <w:ins w:id="1301" w:author="Microsoft" w:date="2020-04-15T12:55:00Z"/>
          <w:rFonts w:cstheme="minorHAnsi"/>
          <w:b/>
          <w:sz w:val="24"/>
          <w:szCs w:val="24"/>
        </w:rPr>
        <w:pPrChange w:id="1302" w:author="jishmi" w:date="2020-04-09T11:15:00Z">
          <w:pPr/>
        </w:pPrChange>
      </w:pPr>
      <w:ins w:id="1303" w:author="jishmi" w:date="2020-04-09T11:17:00Z">
        <w:r w:rsidRPr="0026078C">
          <w:rPr>
            <w:rFonts w:cstheme="minorHAnsi"/>
            <w:b/>
            <w:sz w:val="24"/>
            <w:szCs w:val="24"/>
          </w:rPr>
          <w:t xml:space="preserve">What are the real time applications that support </w:t>
        </w:r>
        <w:r w:rsidR="00B67FF2" w:rsidRPr="0026078C">
          <w:rPr>
            <w:rFonts w:cstheme="minorHAnsi"/>
            <w:b/>
            <w:sz w:val="24"/>
            <w:szCs w:val="24"/>
          </w:rPr>
          <w:t>concurrency?</w:t>
        </w:r>
      </w:ins>
    </w:p>
    <w:p w14:paraId="10948941" w14:textId="67F74E8D" w:rsidR="00A65AB5" w:rsidRDefault="00A65AB5">
      <w:pPr>
        <w:jc w:val="both"/>
        <w:rPr>
          <w:ins w:id="1304" w:author="Microsoft" w:date="2020-04-15T20:13:00Z"/>
          <w:rFonts w:cstheme="minorHAnsi"/>
          <w:sz w:val="24"/>
          <w:szCs w:val="24"/>
        </w:rPr>
        <w:pPrChange w:id="1305" w:author="Microsoft" w:date="2020-04-16T16:22:00Z">
          <w:pPr/>
        </w:pPrChange>
      </w:pPr>
      <w:ins w:id="1306" w:author="Microsoft" w:date="2020-04-15T12:55:00Z">
        <w:r w:rsidRPr="00781FAB">
          <w:rPr>
            <w:rFonts w:cstheme="minorHAnsi"/>
            <w:sz w:val="24"/>
            <w:szCs w:val="24"/>
            <w:rPrChange w:id="1307" w:author="Microsoft" w:date="2020-04-15T17:12:00Z">
              <w:rPr/>
            </w:rPrChange>
          </w:rPr>
          <w:t>The Real-time system is one that must perform operations within rigid timing constraints</w:t>
        </w:r>
        <w:r w:rsidR="005A29DC" w:rsidRPr="00781FAB">
          <w:rPr>
            <w:rFonts w:cstheme="minorHAnsi"/>
            <w:sz w:val="24"/>
            <w:szCs w:val="24"/>
            <w:rPrChange w:id="1308" w:author="Microsoft" w:date="2020-04-15T17:12:00Z">
              <w:rPr/>
            </w:rPrChange>
          </w:rPr>
          <w:t>. The correctness of real time system does not depend only on the logical correctness but also on the time it takes to produce the result</w:t>
        </w:r>
      </w:ins>
      <w:ins w:id="1309" w:author="Microsoft" w:date="2020-04-15T12:56:00Z">
        <w:r w:rsidR="005A29DC" w:rsidRPr="00781FAB">
          <w:rPr>
            <w:rFonts w:cstheme="minorHAnsi"/>
            <w:sz w:val="24"/>
            <w:szCs w:val="24"/>
            <w:rPrChange w:id="1310" w:author="Microsoft" w:date="2020-04-15T17:12:00Z">
              <w:rPr/>
            </w:rPrChange>
          </w:rPr>
          <w:t>.</w:t>
        </w:r>
      </w:ins>
    </w:p>
    <w:p w14:paraId="6C30D609" w14:textId="77777777" w:rsidR="00FC394D" w:rsidRDefault="00FC394D">
      <w:pPr>
        <w:jc w:val="both"/>
        <w:rPr>
          <w:ins w:id="1311" w:author="Microsoft" w:date="2020-04-15T20:13:00Z"/>
          <w:rFonts w:cstheme="minorHAnsi"/>
          <w:sz w:val="24"/>
          <w:szCs w:val="24"/>
        </w:rPr>
        <w:pPrChange w:id="1312" w:author="Microsoft" w:date="2020-04-16T16:22:00Z">
          <w:pPr/>
        </w:pPrChange>
      </w:pPr>
    </w:p>
    <w:p w14:paraId="28901081" w14:textId="6B2BE96C" w:rsidR="00FC394D" w:rsidRPr="00FC394D" w:rsidRDefault="00FC394D">
      <w:pPr>
        <w:jc w:val="both"/>
        <w:rPr>
          <w:ins w:id="1313" w:author="Microsoft" w:date="2020-04-14T19:19:00Z"/>
          <w:rFonts w:cstheme="minorHAnsi"/>
          <w:b/>
          <w:sz w:val="24"/>
          <w:szCs w:val="24"/>
          <w:rPrChange w:id="1314" w:author="Microsoft" w:date="2020-04-15T20:14:00Z">
            <w:rPr>
              <w:ins w:id="1315" w:author="Microsoft" w:date="2020-04-14T19:19:00Z"/>
            </w:rPr>
          </w:rPrChange>
        </w:rPr>
        <w:pPrChange w:id="1316" w:author="Microsoft" w:date="2020-04-16T16:22:00Z">
          <w:pPr/>
        </w:pPrChange>
      </w:pPr>
      <w:ins w:id="1317" w:author="Microsoft" w:date="2020-04-15T20:13:00Z">
        <w:r w:rsidRPr="00FC394D">
          <w:rPr>
            <w:rFonts w:cstheme="minorHAnsi"/>
            <w:b/>
            <w:sz w:val="24"/>
            <w:szCs w:val="24"/>
            <w:rPrChange w:id="1318" w:author="Microsoft" w:date="2020-04-15T20:14:00Z">
              <w:rPr>
                <w:rFonts w:cstheme="minorHAnsi"/>
                <w:sz w:val="24"/>
                <w:szCs w:val="24"/>
              </w:rPr>
            </w:rPrChange>
          </w:rPr>
          <w:t>Thread scheduling in JAVA:</w:t>
        </w:r>
      </w:ins>
    </w:p>
    <w:p w14:paraId="3BEA8363" w14:textId="561AA04B" w:rsidR="00D56F3E" w:rsidRPr="009F7215" w:rsidRDefault="009F7215">
      <w:pPr>
        <w:pStyle w:val="ListParagraph"/>
        <w:numPr>
          <w:ilvl w:val="0"/>
          <w:numId w:val="43"/>
        </w:numPr>
        <w:jc w:val="both"/>
        <w:rPr>
          <w:ins w:id="1319" w:author="Microsoft" w:date="2020-04-15T20:14:00Z"/>
          <w:rFonts w:cstheme="minorHAnsi"/>
          <w:color w:val="323232"/>
          <w:sz w:val="24"/>
          <w:szCs w:val="24"/>
          <w:shd w:val="clear" w:color="auto" w:fill="FFFFFF"/>
          <w:rPrChange w:id="1320" w:author="Microsoft" w:date="2020-04-15T20:20:00Z">
            <w:rPr>
              <w:ins w:id="1321" w:author="Microsoft" w:date="2020-04-15T20:14:00Z"/>
              <w:shd w:val="clear" w:color="auto" w:fill="FFFFFF"/>
            </w:rPr>
          </w:rPrChange>
        </w:rPr>
        <w:pPrChange w:id="1322" w:author="Microsoft" w:date="2020-04-16T16:22:00Z">
          <w:pPr/>
        </w:pPrChange>
      </w:pPr>
      <w:ins w:id="1323" w:author="Microsoft" w:date="2020-04-15T20:14:00Z">
        <w:r w:rsidRPr="009F7215">
          <w:rPr>
            <w:rFonts w:cstheme="minorHAnsi"/>
            <w:color w:val="323232"/>
            <w:sz w:val="24"/>
            <w:szCs w:val="24"/>
            <w:shd w:val="clear" w:color="auto" w:fill="FFFFFF"/>
            <w:rPrChange w:id="1324" w:author="Microsoft" w:date="2020-04-15T20:20:00Z">
              <w:rPr>
                <w:shd w:val="clear" w:color="auto" w:fill="FFFFFF"/>
              </w:rPr>
            </w:rPrChange>
          </w:rPr>
          <w:t>SCHED_OTHER</w:t>
        </w:r>
      </w:ins>
      <w:ins w:id="1325" w:author="Microsoft" w:date="2020-04-15T20:19:00Z">
        <w:r w:rsidRPr="009F7215">
          <w:rPr>
            <w:rFonts w:cstheme="minorHAnsi"/>
            <w:color w:val="323232"/>
            <w:sz w:val="24"/>
            <w:szCs w:val="24"/>
            <w:shd w:val="clear" w:color="auto" w:fill="FFFFFF"/>
            <w:rPrChange w:id="1326" w:author="Microsoft" w:date="2020-04-15T20:20:00Z">
              <w:rPr>
                <w:rFonts w:ascii="Courier" w:hAnsi="Courier"/>
                <w:color w:val="323232"/>
                <w:sz w:val="23"/>
                <w:szCs w:val="23"/>
                <w:shd w:val="clear" w:color="auto" w:fill="FFFFFF"/>
              </w:rPr>
            </w:rPrChange>
          </w:rPr>
          <w:t xml:space="preserve"> = 40 priorities, for normal java</w:t>
        </w:r>
      </w:ins>
    </w:p>
    <w:p w14:paraId="06361F2E" w14:textId="56844120" w:rsidR="009F7215" w:rsidRPr="009F7215" w:rsidRDefault="009F7215">
      <w:pPr>
        <w:pStyle w:val="ListParagraph"/>
        <w:numPr>
          <w:ilvl w:val="0"/>
          <w:numId w:val="43"/>
        </w:numPr>
        <w:jc w:val="both"/>
        <w:rPr>
          <w:ins w:id="1327" w:author="Microsoft" w:date="2020-04-15T20:14:00Z"/>
          <w:rFonts w:cstheme="minorHAnsi"/>
          <w:color w:val="323232"/>
          <w:sz w:val="24"/>
          <w:szCs w:val="24"/>
          <w:shd w:val="clear" w:color="auto" w:fill="FFFFFF"/>
          <w:rPrChange w:id="1328" w:author="Microsoft" w:date="2020-04-15T20:20:00Z">
            <w:rPr>
              <w:ins w:id="1329" w:author="Microsoft" w:date="2020-04-15T20:14:00Z"/>
              <w:shd w:val="clear" w:color="auto" w:fill="FFFFFF"/>
            </w:rPr>
          </w:rPrChange>
        </w:rPr>
        <w:pPrChange w:id="1330" w:author="Microsoft" w:date="2020-04-16T16:22:00Z">
          <w:pPr/>
        </w:pPrChange>
      </w:pPr>
      <w:ins w:id="1331" w:author="Microsoft" w:date="2020-04-15T20:14:00Z">
        <w:r w:rsidRPr="009F7215">
          <w:rPr>
            <w:rFonts w:cstheme="minorHAnsi"/>
            <w:color w:val="323232"/>
            <w:sz w:val="24"/>
            <w:szCs w:val="24"/>
            <w:shd w:val="clear" w:color="auto" w:fill="FFFFFF"/>
            <w:rPrChange w:id="1332" w:author="Microsoft" w:date="2020-04-15T20:20:00Z">
              <w:rPr>
                <w:rFonts w:ascii="Courier" w:hAnsi="Courier"/>
                <w:color w:val="323232"/>
                <w:sz w:val="23"/>
                <w:szCs w:val="23"/>
                <w:shd w:val="clear" w:color="auto" w:fill="FFFFFF"/>
              </w:rPr>
            </w:rPrChange>
          </w:rPr>
          <w:t>SCHED_FIFO</w:t>
        </w:r>
      </w:ins>
      <w:ins w:id="1333" w:author="Microsoft" w:date="2020-04-15T20:20:00Z">
        <w:r w:rsidRPr="009F7215">
          <w:rPr>
            <w:rFonts w:cstheme="minorHAnsi"/>
            <w:color w:val="323232"/>
            <w:sz w:val="24"/>
            <w:szCs w:val="24"/>
            <w:shd w:val="clear" w:color="auto" w:fill="FFFFFF"/>
            <w:rPrChange w:id="1334" w:author="Microsoft" w:date="2020-04-15T20:20:00Z">
              <w:rPr>
                <w:rFonts w:ascii="Courier" w:hAnsi="Courier"/>
                <w:color w:val="323232"/>
                <w:sz w:val="23"/>
                <w:szCs w:val="23"/>
                <w:shd w:val="clear" w:color="auto" w:fill="FFFFFF"/>
              </w:rPr>
            </w:rPrChange>
          </w:rPr>
          <w:t xml:space="preserve"> = 99 priorities, for RT java</w:t>
        </w:r>
      </w:ins>
    </w:p>
    <w:p w14:paraId="20E2FF1D" w14:textId="223D9CCE" w:rsidR="009F7215" w:rsidRPr="009F7215" w:rsidRDefault="009F7215">
      <w:pPr>
        <w:pStyle w:val="ListParagraph"/>
        <w:numPr>
          <w:ilvl w:val="0"/>
          <w:numId w:val="43"/>
        </w:numPr>
        <w:jc w:val="both"/>
        <w:rPr>
          <w:ins w:id="1335" w:author="Microsoft" w:date="2020-04-14T19:18:00Z"/>
          <w:rFonts w:cstheme="minorHAnsi"/>
          <w:b/>
          <w:sz w:val="24"/>
          <w:szCs w:val="24"/>
          <w:rPrChange w:id="1336" w:author="Microsoft" w:date="2020-04-15T20:20:00Z">
            <w:rPr>
              <w:ins w:id="1337" w:author="Microsoft" w:date="2020-04-14T19:18:00Z"/>
            </w:rPr>
          </w:rPrChange>
        </w:rPr>
        <w:pPrChange w:id="1338" w:author="Microsoft" w:date="2020-04-16T16:22:00Z">
          <w:pPr/>
        </w:pPrChange>
      </w:pPr>
      <w:ins w:id="1339" w:author="Microsoft" w:date="2020-04-15T20:14:00Z">
        <w:r w:rsidRPr="009F7215">
          <w:rPr>
            <w:rFonts w:cstheme="minorHAnsi"/>
            <w:color w:val="323232"/>
            <w:sz w:val="24"/>
            <w:szCs w:val="24"/>
            <w:shd w:val="clear" w:color="auto" w:fill="FFFFFF"/>
            <w:rPrChange w:id="1340" w:author="Microsoft" w:date="2020-04-15T20:20:00Z">
              <w:rPr>
                <w:shd w:val="clear" w:color="auto" w:fill="FFFFFF"/>
              </w:rPr>
            </w:rPrChange>
          </w:rPr>
          <w:t>SCHED_</w:t>
        </w:r>
        <w:r w:rsidR="002504CC" w:rsidRPr="002504CC">
          <w:rPr>
            <w:rFonts w:cstheme="minorHAnsi"/>
            <w:color w:val="323232"/>
            <w:sz w:val="24"/>
            <w:szCs w:val="24"/>
            <w:shd w:val="clear" w:color="auto" w:fill="FFFFFF"/>
          </w:rPr>
          <w:t xml:space="preserve">RR </w:t>
        </w:r>
      </w:ins>
      <w:ins w:id="1341" w:author="Microsoft" w:date="2020-04-15T20:20:00Z">
        <w:r w:rsidR="0081157E">
          <w:rPr>
            <w:rFonts w:cstheme="minorHAnsi"/>
            <w:color w:val="323232"/>
            <w:sz w:val="24"/>
            <w:szCs w:val="24"/>
            <w:shd w:val="clear" w:color="auto" w:fill="FFFFFF"/>
          </w:rPr>
          <w:t xml:space="preserve"> =</w:t>
        </w:r>
      </w:ins>
      <w:ins w:id="1342" w:author="Microsoft" w:date="2020-04-15T20:22:00Z">
        <w:r w:rsidR="002504CC">
          <w:rPr>
            <w:rFonts w:cstheme="minorHAnsi"/>
            <w:color w:val="323232"/>
            <w:sz w:val="24"/>
            <w:szCs w:val="24"/>
            <w:shd w:val="clear" w:color="auto" w:fill="FFFFFF"/>
          </w:rPr>
          <w:t xml:space="preserve"> </w:t>
        </w:r>
      </w:ins>
      <w:ins w:id="1343" w:author="Microsoft" w:date="2020-04-15T20:20:00Z">
        <w:r w:rsidR="0081157E">
          <w:rPr>
            <w:rFonts w:cstheme="minorHAnsi"/>
            <w:color w:val="323232"/>
            <w:sz w:val="24"/>
            <w:szCs w:val="24"/>
            <w:shd w:val="clear" w:color="auto" w:fill="FFFFFF"/>
          </w:rPr>
          <w:t xml:space="preserve"> </w:t>
        </w:r>
      </w:ins>
      <w:ins w:id="1344" w:author="Microsoft" w:date="2020-04-15T20:23:00Z">
        <w:r w:rsidR="004B4575">
          <w:rPr>
            <w:rFonts w:cstheme="minorHAnsi"/>
            <w:color w:val="323232"/>
            <w:sz w:val="24"/>
            <w:szCs w:val="24"/>
            <w:shd w:val="clear" w:color="auto" w:fill="FFFFFF"/>
          </w:rPr>
          <w:t>For RT java</w:t>
        </w:r>
      </w:ins>
    </w:p>
    <w:p w14:paraId="636BC396" w14:textId="0DAF7DE7" w:rsidR="00D56F3E" w:rsidRPr="002B71E8" w:rsidRDefault="000F75E1">
      <w:pPr>
        <w:pStyle w:val="ListParagraph"/>
        <w:ind w:left="0"/>
        <w:jc w:val="both"/>
        <w:rPr>
          <w:ins w:id="1345" w:author="Microsoft" w:date="2020-04-14T19:19:00Z"/>
          <w:rFonts w:cstheme="minorHAnsi"/>
          <w:b/>
          <w:sz w:val="32"/>
          <w:szCs w:val="32"/>
          <w:rPrChange w:id="1346" w:author="Microsoft" w:date="2020-04-16T16:22:00Z">
            <w:rPr>
              <w:ins w:id="1347" w:author="Microsoft" w:date="2020-04-14T19:19:00Z"/>
              <w:rFonts w:cstheme="minorHAnsi"/>
              <w:b/>
              <w:sz w:val="24"/>
              <w:szCs w:val="24"/>
              <w:u w:val="single"/>
            </w:rPr>
          </w:rPrChange>
        </w:rPr>
        <w:pPrChange w:id="1348" w:author="Microsoft" w:date="2020-04-16T16:22:00Z">
          <w:pPr>
            <w:pStyle w:val="ListParagraph"/>
            <w:ind w:left="0"/>
          </w:pPr>
        </w:pPrChange>
      </w:pPr>
      <w:ins w:id="1349" w:author="Microsoft" w:date="2020-04-14T19:19:00Z">
        <w:r w:rsidRPr="002B71E8">
          <w:rPr>
            <w:rFonts w:cstheme="minorHAnsi"/>
            <w:b/>
            <w:sz w:val="32"/>
            <w:szCs w:val="32"/>
            <w:rPrChange w:id="1350" w:author="Microsoft" w:date="2020-04-16T16:22:00Z">
              <w:rPr>
                <w:rFonts w:cstheme="minorHAnsi"/>
                <w:b/>
                <w:sz w:val="24"/>
                <w:szCs w:val="24"/>
                <w:u w:val="single"/>
              </w:rPr>
            </w:rPrChange>
          </w:rPr>
          <w:lastRenderedPageBreak/>
          <w:t>Above discussed mechanisms</w:t>
        </w:r>
        <w:r w:rsidR="00D56F3E" w:rsidRPr="002B71E8">
          <w:rPr>
            <w:rFonts w:cstheme="minorHAnsi"/>
            <w:b/>
            <w:sz w:val="32"/>
            <w:szCs w:val="32"/>
            <w:rPrChange w:id="1351" w:author="Microsoft" w:date="2020-04-16T16:22:00Z">
              <w:rPr>
                <w:rFonts w:ascii="Calibri" w:hAnsi="Calibri" w:cs="Calibri"/>
                <w:b/>
                <w:sz w:val="24"/>
                <w:szCs w:val="24"/>
                <w:u w:val="single"/>
              </w:rPr>
            </w:rPrChange>
          </w:rPr>
          <w:t xml:space="preserve"> are enough to do real time programming? Otherwise What are the changes needed for C and Java language to include real time capabilities?</w:t>
        </w:r>
      </w:ins>
    </w:p>
    <w:tbl>
      <w:tblPr>
        <w:tblStyle w:val="TableGrid"/>
        <w:tblW w:w="0" w:type="auto"/>
        <w:tblLook w:val="04A0" w:firstRow="1" w:lastRow="0" w:firstColumn="1" w:lastColumn="0" w:noHBand="0" w:noVBand="1"/>
      </w:tblPr>
      <w:tblGrid>
        <w:gridCol w:w="4508"/>
        <w:gridCol w:w="4508"/>
      </w:tblGrid>
      <w:tr w:rsidR="002F384C" w:rsidRPr="00781FAB" w14:paraId="6AC4D11C" w14:textId="77777777" w:rsidTr="002F384C">
        <w:trPr>
          <w:ins w:id="1352" w:author="Microsoft" w:date="2020-04-15T08:02:00Z"/>
        </w:trPr>
        <w:tc>
          <w:tcPr>
            <w:tcW w:w="4508" w:type="dxa"/>
          </w:tcPr>
          <w:p w14:paraId="50FF6DCC" w14:textId="727B5DE7" w:rsidR="002F384C" w:rsidRPr="00781FAB" w:rsidRDefault="002F384C">
            <w:pPr>
              <w:pStyle w:val="ListParagraph"/>
              <w:ind w:left="0"/>
              <w:jc w:val="center"/>
              <w:rPr>
                <w:ins w:id="1353" w:author="Microsoft" w:date="2020-04-15T08:02:00Z"/>
                <w:rFonts w:cstheme="minorHAnsi"/>
                <w:b/>
                <w:sz w:val="24"/>
                <w:szCs w:val="24"/>
                <w:u w:val="single"/>
              </w:rPr>
              <w:pPrChange w:id="1354" w:author="Microsoft" w:date="2020-04-16T16:23:00Z">
                <w:pPr>
                  <w:pStyle w:val="ListParagraph"/>
                  <w:ind w:left="0"/>
                </w:pPr>
              </w:pPrChange>
            </w:pPr>
            <w:ins w:id="1355" w:author="Microsoft" w:date="2020-04-15T08:02:00Z">
              <w:r w:rsidRPr="00781FAB">
                <w:rPr>
                  <w:rFonts w:cstheme="minorHAnsi"/>
                  <w:b/>
                  <w:sz w:val="24"/>
                  <w:szCs w:val="24"/>
                  <w:u w:val="single"/>
                </w:rPr>
                <w:t>Java</w:t>
              </w:r>
            </w:ins>
          </w:p>
        </w:tc>
        <w:tc>
          <w:tcPr>
            <w:tcW w:w="4508" w:type="dxa"/>
          </w:tcPr>
          <w:p w14:paraId="72240445" w14:textId="01CE5A29" w:rsidR="002F384C" w:rsidRPr="0026078C" w:rsidRDefault="002F384C">
            <w:pPr>
              <w:pStyle w:val="ListParagraph"/>
              <w:ind w:left="0"/>
              <w:jc w:val="center"/>
              <w:rPr>
                <w:ins w:id="1356" w:author="Microsoft" w:date="2020-04-15T08:02:00Z"/>
                <w:rFonts w:cstheme="minorHAnsi"/>
                <w:b/>
                <w:sz w:val="24"/>
                <w:szCs w:val="24"/>
                <w:u w:val="single"/>
              </w:rPr>
              <w:pPrChange w:id="1357" w:author="Microsoft" w:date="2020-04-16T16:23:00Z">
                <w:pPr>
                  <w:pStyle w:val="ListParagraph"/>
                  <w:ind w:left="0"/>
                </w:pPr>
              </w:pPrChange>
            </w:pPr>
            <w:ins w:id="1358" w:author="Microsoft" w:date="2020-04-15T08:02:00Z">
              <w:r w:rsidRPr="0026078C">
                <w:rPr>
                  <w:rFonts w:cstheme="minorHAnsi"/>
                  <w:b/>
                  <w:sz w:val="24"/>
                  <w:szCs w:val="24"/>
                  <w:u w:val="single"/>
                </w:rPr>
                <w:t>C</w:t>
              </w:r>
            </w:ins>
          </w:p>
        </w:tc>
      </w:tr>
      <w:tr w:rsidR="002F384C" w:rsidRPr="00781FAB" w14:paraId="603BD586" w14:textId="77777777" w:rsidTr="002F384C">
        <w:trPr>
          <w:ins w:id="1359" w:author="Microsoft" w:date="2020-04-15T08:02:00Z"/>
        </w:trPr>
        <w:tc>
          <w:tcPr>
            <w:tcW w:w="4508" w:type="dxa"/>
          </w:tcPr>
          <w:p w14:paraId="3A7F6514" w14:textId="0BA5D46F" w:rsidR="002F384C" w:rsidRPr="00141923" w:rsidRDefault="002F384C">
            <w:pPr>
              <w:pStyle w:val="ListParagraph"/>
              <w:numPr>
                <w:ilvl w:val="0"/>
                <w:numId w:val="42"/>
              </w:numPr>
              <w:jc w:val="both"/>
              <w:rPr>
                <w:ins w:id="1360" w:author="Microsoft" w:date="2020-04-15T19:28:00Z"/>
                <w:rFonts w:cstheme="minorHAnsi"/>
                <w:b/>
                <w:sz w:val="24"/>
                <w:szCs w:val="24"/>
                <w:u w:val="single"/>
                <w:rPrChange w:id="1361" w:author="Microsoft" w:date="2020-04-15T19:28:00Z">
                  <w:rPr>
                    <w:ins w:id="1362" w:author="Microsoft" w:date="2020-04-15T19:28:00Z"/>
                    <w:rFonts w:cstheme="minorHAnsi"/>
                    <w:sz w:val="24"/>
                    <w:szCs w:val="24"/>
                    <w:u w:val="single"/>
                  </w:rPr>
                </w:rPrChange>
              </w:rPr>
              <w:pPrChange w:id="1363" w:author="Microsoft" w:date="2020-04-16T16:22:00Z">
                <w:pPr>
                  <w:pStyle w:val="ListParagraph"/>
                  <w:ind w:left="0"/>
                </w:pPr>
              </w:pPrChange>
            </w:pPr>
            <w:ins w:id="1364" w:author="Microsoft" w:date="2020-04-15T08:03:00Z">
              <w:r w:rsidRPr="00141923">
                <w:rPr>
                  <w:rFonts w:cstheme="minorHAnsi"/>
                  <w:sz w:val="24"/>
                  <w:szCs w:val="24"/>
                  <w:u w:val="single"/>
                </w:rPr>
                <w:t>On top of Monitors, wait() and notify() java also allows other basic synchronization techniqu</w:t>
              </w:r>
              <w:r w:rsidR="002910D2" w:rsidRPr="00141923">
                <w:rPr>
                  <w:rFonts w:cstheme="minorHAnsi"/>
                  <w:sz w:val="24"/>
                  <w:szCs w:val="24"/>
                  <w:u w:val="single"/>
                </w:rPr>
                <w:t xml:space="preserve">es such as semaphores and mutex which can also be used. </w:t>
              </w:r>
            </w:ins>
            <w:ins w:id="1365" w:author="Microsoft" w:date="2020-04-15T19:20:00Z">
              <w:r w:rsidR="002910D2">
                <w:rPr>
                  <w:rFonts w:cstheme="minorHAnsi"/>
                  <w:sz w:val="24"/>
                  <w:szCs w:val="24"/>
                  <w:u w:val="single"/>
                </w:rPr>
                <w:t>But the above discussed monitor is more</w:t>
              </w:r>
            </w:ins>
            <w:ins w:id="1366" w:author="Microsoft" w:date="2020-04-15T19:21:00Z">
              <w:r w:rsidR="002910D2">
                <w:rPr>
                  <w:rFonts w:cstheme="minorHAnsi"/>
                  <w:sz w:val="24"/>
                  <w:szCs w:val="24"/>
                  <w:u w:val="single"/>
                </w:rPr>
                <w:t xml:space="preserve"> </w:t>
              </w:r>
            </w:ins>
            <w:ins w:id="1367" w:author="Microsoft" w:date="2020-04-15T19:20:00Z">
              <w:r w:rsidR="002910D2">
                <w:rPr>
                  <w:rFonts w:cstheme="minorHAnsi"/>
                  <w:sz w:val="24"/>
                  <w:szCs w:val="24"/>
                  <w:u w:val="single"/>
                </w:rPr>
                <w:t>than enough</w:t>
              </w:r>
            </w:ins>
            <w:ins w:id="1368" w:author="Microsoft" w:date="2020-04-15T19:21:00Z">
              <w:r w:rsidR="006F68D9">
                <w:rPr>
                  <w:rFonts w:cstheme="minorHAnsi"/>
                  <w:sz w:val="24"/>
                  <w:szCs w:val="24"/>
                  <w:u w:val="single"/>
                </w:rPr>
                <w:t xml:space="preserve"> for non-real time java application.</w:t>
              </w:r>
            </w:ins>
          </w:p>
          <w:p w14:paraId="1B971DBA" w14:textId="57CFE6BF" w:rsidR="00141923" w:rsidRPr="002910D2" w:rsidRDefault="00141923">
            <w:pPr>
              <w:pStyle w:val="ListParagraph"/>
              <w:numPr>
                <w:ilvl w:val="0"/>
                <w:numId w:val="42"/>
              </w:numPr>
              <w:jc w:val="both"/>
              <w:rPr>
                <w:ins w:id="1369" w:author="Microsoft" w:date="2020-04-15T08:02:00Z"/>
                <w:rFonts w:cstheme="minorHAnsi"/>
                <w:b/>
                <w:sz w:val="24"/>
                <w:szCs w:val="24"/>
                <w:u w:val="single"/>
              </w:rPr>
              <w:pPrChange w:id="1370" w:author="Microsoft" w:date="2020-04-16T16:22:00Z">
                <w:pPr>
                  <w:pStyle w:val="ListParagraph"/>
                  <w:ind w:left="0"/>
                </w:pPr>
              </w:pPrChange>
            </w:pPr>
            <w:ins w:id="1371" w:author="Microsoft" w:date="2020-04-15T19:28:00Z">
              <w:r>
                <w:rPr>
                  <w:rFonts w:cstheme="minorHAnsi"/>
                  <w:sz w:val="24"/>
                  <w:szCs w:val="24"/>
                  <w:u w:val="single"/>
                </w:rPr>
                <w:t xml:space="preserve">But for achieving real time capabilities </w:t>
              </w:r>
              <w:r w:rsidRPr="00FE14F7">
                <w:rPr>
                  <w:rStyle w:val="HTMLCode"/>
                  <w:rFonts w:asciiTheme="minorHAnsi" w:eastAsiaTheme="minorEastAsia" w:hAnsiTheme="minorHAnsi" w:cstheme="minorHAnsi"/>
                  <w:color w:val="4F5A5A"/>
                  <w:sz w:val="24"/>
                  <w:szCs w:val="24"/>
                  <w:shd w:val="clear" w:color="auto" w:fill="EDECEA"/>
                </w:rPr>
                <w:t>javax.realtime.RealtimeThread</w:t>
              </w:r>
              <w:r w:rsidRPr="00FE14F7">
                <w:rPr>
                  <w:rFonts w:cstheme="minorHAnsi"/>
                  <w:color w:val="000000"/>
                  <w:sz w:val="24"/>
                  <w:szCs w:val="24"/>
                  <w:shd w:val="clear" w:color="auto" w:fill="FCFBFA"/>
                </w:rPr>
                <w:t> </w:t>
              </w:r>
              <w:r>
                <w:rPr>
                  <w:rFonts w:cstheme="minorHAnsi"/>
                  <w:color w:val="000000"/>
                  <w:sz w:val="24"/>
                  <w:szCs w:val="24"/>
                  <w:shd w:val="clear" w:color="auto" w:fill="FCFBFA"/>
                </w:rPr>
                <w:t xml:space="preserve"> can be added and this is later discussed more in detail.</w:t>
              </w:r>
            </w:ins>
            <w:ins w:id="1372" w:author="Microsoft" w:date="2020-04-16T11:10:00Z">
              <w:r w:rsidR="00061A48">
                <w:rPr>
                  <w:rFonts w:cstheme="minorHAnsi"/>
                  <w:color w:val="000000"/>
                  <w:sz w:val="24"/>
                  <w:szCs w:val="24"/>
                  <w:shd w:val="clear" w:color="auto" w:fill="FCFBFA"/>
                </w:rPr>
                <w:t xml:space="preserve"> This javax.realtime package uses pthread and mutex synchronization algorithm</w:t>
              </w:r>
            </w:ins>
            <w:ins w:id="1373" w:author="Microsoft" w:date="2020-04-16T14:43:00Z">
              <w:r w:rsidR="0029386C">
                <w:rPr>
                  <w:rFonts w:cstheme="minorHAnsi"/>
                  <w:color w:val="000000"/>
                  <w:sz w:val="24"/>
                  <w:szCs w:val="24"/>
                  <w:shd w:val="clear" w:color="auto" w:fill="FCFBFA"/>
                </w:rPr>
                <w:t xml:space="preserve">. In JAVA priority inheritance and priority inversion </w:t>
              </w:r>
            </w:ins>
            <w:ins w:id="1374" w:author="Microsoft" w:date="2020-04-16T14:44:00Z">
              <w:r w:rsidR="00E7496E">
                <w:rPr>
                  <w:rFonts w:cstheme="minorHAnsi"/>
                  <w:color w:val="000000"/>
                  <w:sz w:val="24"/>
                  <w:szCs w:val="24"/>
                  <w:shd w:val="clear" w:color="auto" w:fill="FCFBFA"/>
                </w:rPr>
                <w:t>can be solved using native threads by using pthread_mutex lock services.</w:t>
              </w:r>
            </w:ins>
          </w:p>
        </w:tc>
        <w:tc>
          <w:tcPr>
            <w:tcW w:w="4508" w:type="dxa"/>
          </w:tcPr>
          <w:p w14:paraId="70700386" w14:textId="77777777" w:rsidR="002F384C" w:rsidRDefault="008B1ECE">
            <w:pPr>
              <w:pStyle w:val="ListParagraph"/>
              <w:numPr>
                <w:ilvl w:val="0"/>
                <w:numId w:val="41"/>
              </w:numPr>
              <w:jc w:val="both"/>
              <w:rPr>
                <w:ins w:id="1375" w:author="Microsoft" w:date="2020-04-15T19:12:00Z"/>
                <w:rFonts w:cstheme="minorHAnsi"/>
                <w:sz w:val="24"/>
                <w:szCs w:val="24"/>
                <w:u w:val="single"/>
              </w:rPr>
              <w:pPrChange w:id="1376" w:author="Microsoft" w:date="2020-04-16T16:22:00Z">
                <w:pPr>
                  <w:pStyle w:val="ListParagraph"/>
                  <w:ind w:left="0"/>
                </w:pPr>
              </w:pPrChange>
            </w:pPr>
            <w:ins w:id="1377" w:author="Microsoft" w:date="2020-04-15T19:12:00Z">
              <w:r>
                <w:rPr>
                  <w:rFonts w:cstheme="minorHAnsi"/>
                  <w:sz w:val="24"/>
                  <w:szCs w:val="24"/>
                  <w:u w:val="single"/>
                </w:rPr>
                <w:t>The discussed synchronization mechanism are more than enough for satisfying real time capabilities</w:t>
              </w:r>
              <w:r w:rsidR="00200D0B">
                <w:rPr>
                  <w:rFonts w:cstheme="minorHAnsi"/>
                  <w:sz w:val="24"/>
                  <w:szCs w:val="24"/>
                  <w:u w:val="single"/>
                </w:rPr>
                <w:t>.</w:t>
              </w:r>
            </w:ins>
          </w:p>
          <w:p w14:paraId="0F5C3A78" w14:textId="1A660BBE" w:rsidR="00200D0B" w:rsidRPr="008B1ECE" w:rsidRDefault="00200D0B">
            <w:pPr>
              <w:pStyle w:val="ListParagraph"/>
              <w:numPr>
                <w:ilvl w:val="0"/>
                <w:numId w:val="41"/>
              </w:numPr>
              <w:jc w:val="both"/>
              <w:rPr>
                <w:ins w:id="1378" w:author="Microsoft" w:date="2020-04-15T08:02:00Z"/>
                <w:rFonts w:cstheme="minorHAnsi"/>
                <w:sz w:val="24"/>
                <w:szCs w:val="24"/>
                <w:u w:val="single"/>
                <w:rPrChange w:id="1379" w:author="Microsoft" w:date="2020-04-15T19:12:00Z">
                  <w:rPr>
                    <w:ins w:id="1380" w:author="Microsoft" w:date="2020-04-15T08:02:00Z"/>
                    <w:rFonts w:cstheme="minorHAnsi"/>
                    <w:b/>
                    <w:sz w:val="24"/>
                    <w:szCs w:val="24"/>
                    <w:u w:val="single"/>
                  </w:rPr>
                </w:rPrChange>
              </w:rPr>
              <w:pPrChange w:id="1381" w:author="Microsoft" w:date="2020-04-16T16:22:00Z">
                <w:pPr>
                  <w:pStyle w:val="ListParagraph"/>
                  <w:ind w:left="0"/>
                </w:pPr>
              </w:pPrChange>
            </w:pPr>
            <w:ins w:id="1382" w:author="Microsoft" w:date="2020-04-15T19:24:00Z">
              <w:r>
                <w:rPr>
                  <w:rFonts w:cstheme="minorHAnsi"/>
                  <w:sz w:val="24"/>
                  <w:szCs w:val="24"/>
                  <w:u w:val="single"/>
                </w:rPr>
                <w:t>Based on the platform we use the header files are included. Eg:</w:t>
              </w:r>
            </w:ins>
            <w:ins w:id="1383" w:author="Microsoft" w:date="2020-04-15T19:25:00Z">
              <w:r>
                <w:rPr>
                  <w:rFonts w:cstheme="minorHAnsi"/>
                  <w:sz w:val="24"/>
                  <w:szCs w:val="24"/>
                  <w:u w:val="single"/>
                </w:rPr>
                <w:t xml:space="preserve"> for xenomai we include </w:t>
              </w:r>
            </w:ins>
            <w:ins w:id="1384" w:author="Microsoft" w:date="2020-04-15T19:26:00Z">
              <w:r w:rsidRPr="00200D0B">
                <w:rPr>
                  <w:rFonts w:cstheme="minorHAnsi"/>
                  <w:sz w:val="24"/>
                  <w:szCs w:val="24"/>
                  <w:u w:val="single"/>
                </w:rPr>
                <w:t>&lt;native/task.</w:t>
              </w:r>
              <w:r>
                <w:rPr>
                  <w:rFonts w:cstheme="minorHAnsi"/>
                  <w:sz w:val="24"/>
                  <w:szCs w:val="24"/>
                  <w:u w:val="single"/>
                </w:rPr>
                <w:t>h&gt;</w:t>
              </w:r>
            </w:ins>
            <w:ins w:id="1385" w:author="Microsoft" w:date="2020-04-15T19:24:00Z">
              <w:r>
                <w:rPr>
                  <w:rFonts w:cstheme="minorHAnsi"/>
                  <w:sz w:val="24"/>
                  <w:szCs w:val="24"/>
                  <w:u w:val="single"/>
                </w:rPr>
                <w:t xml:space="preserve"> </w:t>
              </w:r>
            </w:ins>
          </w:p>
        </w:tc>
      </w:tr>
    </w:tbl>
    <w:p w14:paraId="383B34EC" w14:textId="14443075" w:rsidR="00D56F3E" w:rsidRPr="00D40E5D" w:rsidRDefault="00D56F3E">
      <w:pPr>
        <w:pStyle w:val="ListParagraph"/>
        <w:ind w:left="0"/>
        <w:jc w:val="both"/>
        <w:rPr>
          <w:ins w:id="1386" w:author="Microsoft" w:date="2020-04-14T19:19:00Z"/>
          <w:rFonts w:cstheme="minorHAnsi"/>
          <w:b/>
          <w:sz w:val="24"/>
          <w:szCs w:val="24"/>
          <w:u w:val="single"/>
        </w:rPr>
        <w:pPrChange w:id="1387" w:author="Microsoft" w:date="2020-04-16T16:22:00Z">
          <w:pPr>
            <w:pStyle w:val="ListParagraph"/>
            <w:ind w:left="0"/>
          </w:pPr>
        </w:pPrChange>
      </w:pPr>
    </w:p>
    <w:p w14:paraId="349D9153" w14:textId="77777777" w:rsidR="00D56F3E" w:rsidRPr="006274E9" w:rsidRDefault="00D56F3E">
      <w:pPr>
        <w:pStyle w:val="ListParagraph"/>
        <w:ind w:left="0"/>
        <w:jc w:val="both"/>
        <w:rPr>
          <w:ins w:id="1388" w:author="Microsoft" w:date="2020-04-14T19:19:00Z"/>
          <w:rFonts w:cstheme="minorHAnsi"/>
          <w:b/>
          <w:sz w:val="24"/>
          <w:szCs w:val="24"/>
          <w:u w:val="single"/>
        </w:rPr>
        <w:pPrChange w:id="1389" w:author="Microsoft" w:date="2020-04-16T16:22:00Z">
          <w:pPr>
            <w:pStyle w:val="ListParagraph"/>
            <w:ind w:left="0"/>
          </w:pPr>
        </w:pPrChange>
      </w:pPr>
    </w:p>
    <w:p w14:paraId="1BDCF2BA" w14:textId="22CA45D8" w:rsidR="00D56F3E" w:rsidRPr="000F7058" w:rsidRDefault="00D56F3E">
      <w:pPr>
        <w:pStyle w:val="ListParagraph"/>
        <w:ind w:left="0"/>
        <w:jc w:val="both"/>
        <w:rPr>
          <w:ins w:id="1390" w:author="Microsoft" w:date="2020-04-14T20:05:00Z"/>
          <w:rFonts w:cstheme="minorHAnsi"/>
          <w:b/>
          <w:sz w:val="32"/>
          <w:szCs w:val="32"/>
          <w:rPrChange w:id="1391" w:author="Microsoft" w:date="2020-04-16T16:22:00Z">
            <w:rPr>
              <w:ins w:id="1392" w:author="Microsoft" w:date="2020-04-14T20:05:00Z"/>
              <w:rFonts w:ascii="Calibri" w:hAnsi="Calibri" w:cs="Calibri"/>
              <w:b/>
              <w:sz w:val="24"/>
              <w:szCs w:val="24"/>
              <w:u w:val="single"/>
            </w:rPr>
          </w:rPrChange>
        </w:rPr>
        <w:pPrChange w:id="1393" w:author="Microsoft" w:date="2020-04-16T16:22:00Z">
          <w:pPr>
            <w:pStyle w:val="ListParagraph"/>
            <w:ind w:left="0"/>
          </w:pPr>
        </w:pPrChange>
      </w:pPr>
      <w:ins w:id="1394" w:author="Microsoft" w:date="2020-04-14T19:19:00Z">
        <w:r w:rsidRPr="000F7058">
          <w:rPr>
            <w:rFonts w:cstheme="minorHAnsi"/>
            <w:b/>
            <w:sz w:val="32"/>
            <w:szCs w:val="32"/>
            <w:rPrChange w:id="1395" w:author="Microsoft" w:date="2020-04-16T16:22:00Z">
              <w:rPr>
                <w:rFonts w:ascii="Calibri" w:hAnsi="Calibri" w:cs="Calibri"/>
                <w:b/>
                <w:sz w:val="24"/>
                <w:szCs w:val="24"/>
                <w:u w:val="single"/>
              </w:rPr>
            </w:rPrChange>
          </w:rPr>
          <w:t>Do w</w:t>
        </w:r>
        <w:r w:rsidR="00304DF4" w:rsidRPr="000F7058">
          <w:rPr>
            <w:rFonts w:cstheme="minorHAnsi"/>
            <w:b/>
            <w:sz w:val="32"/>
            <w:szCs w:val="32"/>
            <w:rPrChange w:id="1396" w:author="Microsoft" w:date="2020-04-16T16:22:00Z">
              <w:rPr>
                <w:rFonts w:ascii="Calibri" w:hAnsi="Calibri" w:cs="Calibri"/>
                <w:b/>
                <w:sz w:val="24"/>
                <w:szCs w:val="24"/>
                <w:u w:val="single"/>
              </w:rPr>
            </w:rPrChange>
          </w:rPr>
          <w:t>e need platform support for real</w:t>
        </w:r>
        <w:r w:rsidRPr="000F7058">
          <w:rPr>
            <w:rFonts w:cstheme="minorHAnsi"/>
            <w:b/>
            <w:sz w:val="32"/>
            <w:szCs w:val="32"/>
            <w:rPrChange w:id="1397" w:author="Microsoft" w:date="2020-04-16T16:22:00Z">
              <w:rPr>
                <w:rFonts w:ascii="Calibri" w:hAnsi="Calibri" w:cs="Calibri"/>
                <w:b/>
                <w:sz w:val="24"/>
                <w:szCs w:val="24"/>
                <w:u w:val="single"/>
              </w:rPr>
            </w:rPrChange>
          </w:rPr>
          <w:t xml:space="preserve"> time capabilities for both C and Java:</w:t>
        </w:r>
      </w:ins>
    </w:p>
    <w:tbl>
      <w:tblPr>
        <w:tblStyle w:val="TableGrid"/>
        <w:tblW w:w="0" w:type="auto"/>
        <w:tblLook w:val="04A0" w:firstRow="1" w:lastRow="0" w:firstColumn="1" w:lastColumn="0" w:noHBand="0" w:noVBand="1"/>
      </w:tblPr>
      <w:tblGrid>
        <w:gridCol w:w="5067"/>
        <w:gridCol w:w="3949"/>
        <w:tblGridChange w:id="1398">
          <w:tblGrid>
            <w:gridCol w:w="4508"/>
            <w:gridCol w:w="559"/>
            <w:gridCol w:w="3949"/>
          </w:tblGrid>
        </w:tblGridChange>
      </w:tblGrid>
      <w:tr w:rsidR="00C63E87" w:rsidRPr="00781FAB" w14:paraId="1C570556" w14:textId="77777777" w:rsidTr="00C63E87">
        <w:trPr>
          <w:ins w:id="1399" w:author="Microsoft" w:date="2020-04-15T08:04:00Z"/>
        </w:trPr>
        <w:tc>
          <w:tcPr>
            <w:tcW w:w="4508" w:type="dxa"/>
          </w:tcPr>
          <w:p w14:paraId="17AD3561" w14:textId="67E0A577" w:rsidR="00C63E87" w:rsidRPr="006D7D13" w:rsidRDefault="00C63E87">
            <w:pPr>
              <w:pStyle w:val="ListParagraph"/>
              <w:ind w:left="0"/>
              <w:jc w:val="center"/>
              <w:rPr>
                <w:ins w:id="1400" w:author="Microsoft" w:date="2020-04-15T08:04:00Z"/>
                <w:rFonts w:cstheme="minorHAnsi"/>
                <w:sz w:val="24"/>
                <w:szCs w:val="24"/>
              </w:rPr>
              <w:pPrChange w:id="1401" w:author="Microsoft" w:date="2020-04-16T16:23:00Z">
                <w:pPr>
                  <w:pStyle w:val="ListParagraph"/>
                  <w:ind w:left="0"/>
                </w:pPr>
              </w:pPrChange>
            </w:pPr>
            <w:ins w:id="1402" w:author="Microsoft" w:date="2020-04-15T08:04:00Z">
              <w:r w:rsidRPr="00781FAB">
                <w:rPr>
                  <w:rFonts w:cstheme="minorHAnsi"/>
                  <w:b/>
                  <w:color w:val="222222"/>
                  <w:sz w:val="24"/>
                  <w:szCs w:val="24"/>
                  <w:shd w:val="clear" w:color="auto" w:fill="FFFFFF"/>
                </w:rPr>
                <w:t>Java:</w:t>
              </w:r>
            </w:ins>
          </w:p>
          <w:p w14:paraId="7097E2A0" w14:textId="77777777" w:rsidR="00C63E87" w:rsidRPr="0026078C" w:rsidRDefault="00C63E87">
            <w:pPr>
              <w:pStyle w:val="ListParagraph"/>
              <w:ind w:left="0"/>
              <w:jc w:val="center"/>
              <w:rPr>
                <w:ins w:id="1403" w:author="Microsoft" w:date="2020-04-15T08:04:00Z"/>
                <w:rFonts w:cstheme="minorHAnsi"/>
                <w:b/>
                <w:sz w:val="24"/>
                <w:szCs w:val="24"/>
                <w:u w:val="single"/>
              </w:rPr>
              <w:pPrChange w:id="1404" w:author="Microsoft" w:date="2020-04-16T16:23:00Z">
                <w:pPr>
                  <w:pStyle w:val="ListParagraph"/>
                  <w:ind w:left="0"/>
                </w:pPr>
              </w:pPrChange>
            </w:pPr>
          </w:p>
        </w:tc>
        <w:tc>
          <w:tcPr>
            <w:tcW w:w="4508" w:type="dxa"/>
          </w:tcPr>
          <w:p w14:paraId="0DDE184D" w14:textId="3038B92C" w:rsidR="00C63E87" w:rsidRPr="00D55598" w:rsidRDefault="00C63E87">
            <w:pPr>
              <w:pStyle w:val="ListParagraph"/>
              <w:ind w:left="0"/>
              <w:jc w:val="center"/>
              <w:rPr>
                <w:ins w:id="1405" w:author="Microsoft" w:date="2020-04-15T08:04:00Z"/>
                <w:rFonts w:cstheme="minorHAnsi"/>
                <w:b/>
                <w:sz w:val="24"/>
                <w:szCs w:val="24"/>
                <w:u w:val="single"/>
              </w:rPr>
              <w:pPrChange w:id="1406" w:author="Microsoft" w:date="2020-04-16T16:23:00Z">
                <w:pPr>
                  <w:pStyle w:val="ListParagraph"/>
                  <w:ind w:left="0"/>
                </w:pPr>
              </w:pPrChange>
            </w:pPr>
            <w:ins w:id="1407" w:author="Microsoft" w:date="2020-04-15T08:04:00Z">
              <w:r w:rsidRPr="00D55598">
                <w:rPr>
                  <w:rFonts w:cstheme="minorHAnsi"/>
                  <w:b/>
                  <w:sz w:val="24"/>
                  <w:szCs w:val="24"/>
                </w:rPr>
                <w:t>C:</w:t>
              </w:r>
            </w:ins>
          </w:p>
        </w:tc>
      </w:tr>
      <w:tr w:rsidR="00C63E87" w:rsidRPr="00781FAB" w14:paraId="409D49D5" w14:textId="77777777" w:rsidTr="00A7103D">
        <w:tblPrEx>
          <w:tblW w:w="0" w:type="auto"/>
          <w:tblPrExChange w:id="1408" w:author="Microsoft" w:date="2020-04-15T15:00:00Z">
            <w:tblPrEx>
              <w:tblW w:w="0" w:type="auto"/>
            </w:tblPrEx>
          </w:tblPrExChange>
        </w:tblPrEx>
        <w:trPr>
          <w:trHeight w:val="2532"/>
          <w:ins w:id="1409" w:author="Microsoft" w:date="2020-04-15T08:04:00Z"/>
        </w:trPr>
        <w:tc>
          <w:tcPr>
            <w:tcW w:w="4508" w:type="dxa"/>
            <w:tcPrChange w:id="1410" w:author="Microsoft" w:date="2020-04-15T15:00:00Z">
              <w:tcPr>
                <w:tcW w:w="4508" w:type="dxa"/>
              </w:tcPr>
            </w:tcPrChange>
          </w:tcPr>
          <w:p w14:paraId="0FF8C4AA" w14:textId="61B8688A" w:rsidR="00660B3C" w:rsidRDefault="00C63E87">
            <w:pPr>
              <w:pStyle w:val="ListParagraph"/>
              <w:numPr>
                <w:ilvl w:val="0"/>
                <w:numId w:val="28"/>
              </w:numPr>
              <w:jc w:val="both"/>
              <w:rPr>
                <w:ins w:id="1411" w:author="Microsoft" w:date="2020-04-15T17:37:00Z"/>
                <w:rFonts w:cstheme="minorHAnsi"/>
                <w:color w:val="222222"/>
                <w:sz w:val="24"/>
                <w:szCs w:val="24"/>
                <w:shd w:val="clear" w:color="auto" w:fill="FFFFFF"/>
              </w:rPr>
              <w:pPrChange w:id="1412" w:author="Microsoft" w:date="2020-04-16T16:22:00Z">
                <w:pPr>
                  <w:pStyle w:val="ListParagraph"/>
                  <w:ind w:left="0"/>
                </w:pPr>
              </w:pPrChange>
            </w:pPr>
            <w:ins w:id="1413" w:author="Microsoft" w:date="2020-04-15T08:04:00Z">
              <w:r w:rsidRPr="00781FAB">
                <w:rPr>
                  <w:rFonts w:cstheme="minorHAnsi"/>
                  <w:sz w:val="24"/>
                  <w:szCs w:val="24"/>
                  <w:shd w:val="clear" w:color="auto" w:fill="FFFFFF"/>
                </w:rPr>
                <w:t>IBM</w:t>
              </w:r>
              <w:r w:rsidR="00660B3C" w:rsidRPr="00781FAB">
                <w:rPr>
                  <w:rFonts w:cstheme="minorHAnsi"/>
                  <w:color w:val="222222"/>
                  <w:sz w:val="24"/>
                  <w:szCs w:val="24"/>
                  <w:shd w:val="clear" w:color="auto" w:fill="FFFFFF"/>
                </w:rPr>
                <w:t>'s WebSphere Real Time</w:t>
              </w:r>
            </w:ins>
          </w:p>
          <w:p w14:paraId="6807CD90" w14:textId="0E660ECB" w:rsidR="007F0C28" w:rsidRPr="00781FAB" w:rsidRDefault="007F0C28">
            <w:pPr>
              <w:pStyle w:val="ListParagraph"/>
              <w:numPr>
                <w:ilvl w:val="0"/>
                <w:numId w:val="28"/>
              </w:numPr>
              <w:jc w:val="both"/>
              <w:rPr>
                <w:ins w:id="1414" w:author="Microsoft" w:date="2020-04-15T08:04:00Z"/>
                <w:rFonts w:cstheme="minorHAnsi"/>
                <w:color w:val="222222"/>
                <w:sz w:val="24"/>
                <w:szCs w:val="24"/>
                <w:shd w:val="clear" w:color="auto" w:fill="FFFFFF"/>
              </w:rPr>
              <w:pPrChange w:id="1415" w:author="Microsoft" w:date="2020-04-16T16:22:00Z">
                <w:pPr>
                  <w:pStyle w:val="ListParagraph"/>
                  <w:ind w:left="0"/>
                </w:pPr>
              </w:pPrChange>
            </w:pPr>
            <w:ins w:id="1416" w:author="Microsoft" w:date="2020-04-15T17:37:00Z">
              <w:r>
                <w:rPr>
                  <w:rFonts w:cstheme="minorHAnsi"/>
                  <w:color w:val="222222"/>
                  <w:sz w:val="24"/>
                  <w:szCs w:val="24"/>
                  <w:shd w:val="clear" w:color="auto" w:fill="FFFFFF"/>
                </w:rPr>
                <w:t>Reference implementation from Timesys</w:t>
              </w:r>
            </w:ins>
          </w:p>
          <w:p w14:paraId="7E96EE05" w14:textId="6DD7EE8E" w:rsidR="00660B3C" w:rsidRPr="00781FAB" w:rsidRDefault="00C63E87">
            <w:pPr>
              <w:pStyle w:val="ListParagraph"/>
              <w:numPr>
                <w:ilvl w:val="0"/>
                <w:numId w:val="28"/>
              </w:numPr>
              <w:jc w:val="both"/>
              <w:rPr>
                <w:ins w:id="1417" w:author="Microsoft" w:date="2020-04-15T08:04:00Z"/>
                <w:rFonts w:cstheme="minorHAnsi"/>
                <w:b/>
                <w:sz w:val="24"/>
                <w:szCs w:val="24"/>
                <w:u w:val="single"/>
                <w:rPrChange w:id="1418" w:author="Microsoft" w:date="2020-04-15T17:12:00Z">
                  <w:rPr>
                    <w:ins w:id="1419" w:author="Microsoft" w:date="2020-04-15T08:04:00Z"/>
                    <w:rFonts w:cstheme="minorHAnsi"/>
                    <w:color w:val="222222"/>
                    <w:sz w:val="24"/>
                    <w:szCs w:val="24"/>
                    <w:shd w:val="clear" w:color="auto" w:fill="FFFFFF"/>
                  </w:rPr>
                </w:rPrChange>
              </w:rPr>
              <w:pPrChange w:id="1420" w:author="Microsoft" w:date="2020-04-16T16:22:00Z">
                <w:pPr>
                  <w:pStyle w:val="ListParagraph"/>
                  <w:ind w:left="0"/>
                </w:pPr>
              </w:pPrChange>
            </w:pPr>
            <w:ins w:id="1421" w:author="Microsoft" w:date="2020-04-15T08:04:00Z">
              <w:r w:rsidRPr="00781FAB">
                <w:rPr>
                  <w:rFonts w:cstheme="minorHAnsi"/>
                  <w:sz w:val="24"/>
                  <w:szCs w:val="24"/>
                  <w:shd w:val="clear" w:color="auto" w:fill="FFFFFF"/>
                </w:rPr>
                <w:t>Sun Microsystems</w:t>
              </w:r>
              <w:r w:rsidRPr="00781FAB">
                <w:rPr>
                  <w:rFonts w:cstheme="minorHAnsi"/>
                  <w:color w:val="222222"/>
                  <w:sz w:val="24"/>
                  <w:szCs w:val="24"/>
                  <w:shd w:val="clear" w:color="auto" w:fill="FFFFFF"/>
                </w:rPr>
                <w:t>'s Java SE Real-Time Systems</w:t>
              </w:r>
            </w:ins>
            <w:ins w:id="1422" w:author="Microsoft" w:date="2020-04-15T16:38:00Z">
              <w:r w:rsidR="00B81359" w:rsidRPr="00781FAB">
                <w:rPr>
                  <w:rFonts w:cstheme="minorHAnsi"/>
                  <w:color w:val="222222"/>
                  <w:sz w:val="24"/>
                  <w:szCs w:val="24"/>
                  <w:shd w:val="clear" w:color="auto" w:fill="FFFFFF"/>
                </w:rPr>
                <w:t xml:space="preserve"> are mostly appropriate for soft real time system.</w:t>
              </w:r>
            </w:ins>
            <w:ins w:id="1423" w:author="Microsoft" w:date="2020-04-15T16:39:00Z">
              <w:r w:rsidR="00E456AD" w:rsidRPr="006D7D13">
                <w:rPr>
                  <w:rFonts w:cstheme="minorHAnsi"/>
                  <w:color w:val="222222"/>
                  <w:sz w:val="24"/>
                  <w:szCs w:val="24"/>
                  <w:shd w:val="clear" w:color="auto" w:fill="FFFFFF"/>
                </w:rPr>
                <w:t xml:space="preserve"> </w:t>
              </w:r>
              <w:r w:rsidR="00E456AD" w:rsidRPr="00781FAB">
                <w:rPr>
                  <w:rFonts w:cstheme="minorHAnsi"/>
                  <w:color w:val="000000"/>
                  <w:sz w:val="24"/>
                  <w:szCs w:val="24"/>
                  <w:shd w:val="clear" w:color="auto" w:fill="FCFBFA"/>
                  <w:rPrChange w:id="1424" w:author="Microsoft" w:date="2020-04-15T17:12:00Z">
                    <w:rPr>
                      <w:rFonts w:ascii="Segoe UI" w:hAnsi="Segoe UI" w:cs="Segoe UI"/>
                      <w:color w:val="000000"/>
                      <w:sz w:val="20"/>
                      <w:szCs w:val="20"/>
                      <w:shd w:val="clear" w:color="auto" w:fill="FCFBFA"/>
                    </w:rPr>
                  </w:rPrChange>
                </w:rPr>
                <w:t>Using Java SE for hard real-time development is also possible, but generally requires the use of more special</w:t>
              </w:r>
              <w:r w:rsidR="009D4457" w:rsidRPr="00781FAB">
                <w:rPr>
                  <w:rFonts w:cstheme="minorHAnsi"/>
                  <w:color w:val="000000"/>
                  <w:sz w:val="24"/>
                  <w:szCs w:val="24"/>
                  <w:shd w:val="clear" w:color="auto" w:fill="FCFBFA"/>
                </w:rPr>
                <w:t xml:space="preserve">ized techniques such as the use </w:t>
              </w:r>
              <w:r w:rsidR="00E456AD" w:rsidRPr="00781FAB">
                <w:rPr>
                  <w:rFonts w:cstheme="minorHAnsi"/>
                  <w:color w:val="000000"/>
                  <w:sz w:val="24"/>
                  <w:szCs w:val="24"/>
                  <w:shd w:val="clear" w:color="auto" w:fill="FCFBFA"/>
                  <w:rPrChange w:id="1425" w:author="Microsoft" w:date="2020-04-15T17:12:00Z">
                    <w:rPr>
                      <w:rFonts w:ascii="Segoe UI" w:hAnsi="Segoe UI" w:cs="Segoe UI"/>
                      <w:color w:val="000000"/>
                      <w:sz w:val="20"/>
                      <w:szCs w:val="20"/>
                      <w:shd w:val="clear" w:color="auto" w:fill="FCFBFA"/>
                    </w:rPr>
                  </w:rPrChange>
                </w:rPr>
                <w:t>of </w:t>
              </w:r>
              <w:r w:rsidR="00E456AD" w:rsidRPr="00781FAB">
                <w:rPr>
                  <w:rStyle w:val="HTMLCode"/>
                  <w:rFonts w:asciiTheme="minorHAnsi" w:eastAsiaTheme="minorEastAsia" w:hAnsiTheme="minorHAnsi" w:cstheme="minorHAnsi"/>
                  <w:color w:val="4F5A5A"/>
                  <w:sz w:val="24"/>
                  <w:szCs w:val="24"/>
                  <w:shd w:val="clear" w:color="auto" w:fill="EDECEA"/>
                  <w:rPrChange w:id="1426" w:author="Microsoft" w:date="2020-04-15T17:12:00Z">
                    <w:rPr>
                      <w:rStyle w:val="HTMLCode"/>
                      <w:rFonts w:ascii="Courier" w:eastAsiaTheme="minorEastAsia" w:hAnsi="Courier"/>
                      <w:color w:val="4F5A5A"/>
                      <w:shd w:val="clear" w:color="auto" w:fill="EDECEA"/>
                    </w:rPr>
                  </w:rPrChange>
                </w:rPr>
                <w:t>NoHeapRealtimeThread</w:t>
              </w:r>
              <w:r w:rsidR="00E456AD" w:rsidRPr="00781FAB">
                <w:rPr>
                  <w:rFonts w:cstheme="minorHAnsi"/>
                  <w:color w:val="000000"/>
                  <w:sz w:val="24"/>
                  <w:szCs w:val="24"/>
                  <w:shd w:val="clear" w:color="auto" w:fill="FCFBFA"/>
                  <w:rPrChange w:id="1427" w:author="Microsoft" w:date="2020-04-15T17:12:00Z">
                    <w:rPr>
                      <w:rFonts w:ascii="Segoe UI" w:hAnsi="Segoe UI" w:cs="Segoe UI"/>
                      <w:color w:val="000000"/>
                      <w:sz w:val="20"/>
                      <w:szCs w:val="20"/>
                      <w:shd w:val="clear" w:color="auto" w:fill="FCFBFA"/>
                    </w:rPr>
                  </w:rPrChange>
                </w:rPr>
                <w:t> abstractions, as described in the Real-Time Specification for Java (JSR</w:t>
              </w:r>
              <w:r w:rsidR="009D4457" w:rsidRPr="00781FAB">
                <w:rPr>
                  <w:rFonts w:cstheme="minorHAnsi"/>
                  <w:color w:val="000000"/>
                  <w:sz w:val="24"/>
                  <w:szCs w:val="24"/>
                  <w:shd w:val="clear" w:color="auto" w:fill="FCFBFA"/>
                </w:rPr>
                <w:t xml:space="preserve"> 1), or the use of the somewhat </w:t>
              </w:r>
              <w:r w:rsidR="00E456AD" w:rsidRPr="00781FAB">
                <w:rPr>
                  <w:rFonts w:cstheme="minorHAnsi"/>
                  <w:color w:val="000000"/>
                  <w:sz w:val="24"/>
                  <w:szCs w:val="24"/>
                  <w:shd w:val="clear" w:color="auto" w:fill="FCFBFA"/>
                  <w:rPrChange w:id="1428" w:author="Microsoft" w:date="2020-04-15T17:12:00Z">
                    <w:rPr>
                      <w:rFonts w:ascii="Segoe UI" w:hAnsi="Segoe UI" w:cs="Segoe UI"/>
                      <w:color w:val="000000"/>
                      <w:sz w:val="20"/>
                      <w:szCs w:val="20"/>
                      <w:shd w:val="clear" w:color="auto" w:fill="FCFBFA"/>
                    </w:rPr>
                  </w:rPrChange>
                </w:rPr>
                <w:t>simpler </w:t>
              </w:r>
              <w:r w:rsidR="00E456AD" w:rsidRPr="00781FAB">
                <w:rPr>
                  <w:rStyle w:val="HTMLCode"/>
                  <w:rFonts w:asciiTheme="minorHAnsi" w:eastAsiaTheme="minorEastAsia" w:hAnsiTheme="minorHAnsi" w:cstheme="minorHAnsi"/>
                  <w:color w:val="4F5A5A"/>
                  <w:sz w:val="24"/>
                  <w:szCs w:val="24"/>
                  <w:shd w:val="clear" w:color="auto" w:fill="EDECEA"/>
                  <w:rPrChange w:id="1429" w:author="Microsoft" w:date="2020-04-15T17:12:00Z">
                    <w:rPr>
                      <w:rStyle w:val="HTMLCode"/>
                      <w:rFonts w:ascii="Courier" w:eastAsiaTheme="minorEastAsia" w:hAnsi="Courier"/>
                      <w:color w:val="4F5A5A"/>
                      <w:shd w:val="clear" w:color="auto" w:fill="EDECEA"/>
                    </w:rPr>
                  </w:rPrChange>
                </w:rPr>
                <w:t>ManagedSchedulable</w:t>
              </w:r>
              <w:r w:rsidR="00E456AD" w:rsidRPr="00781FAB">
                <w:rPr>
                  <w:rFonts w:cstheme="minorHAnsi"/>
                  <w:color w:val="000000"/>
                  <w:sz w:val="24"/>
                  <w:szCs w:val="24"/>
                  <w:shd w:val="clear" w:color="auto" w:fill="FCFBFA"/>
                  <w:rPrChange w:id="1430" w:author="Microsoft" w:date="2020-04-15T17:12:00Z">
                    <w:rPr>
                      <w:rFonts w:ascii="Segoe UI" w:hAnsi="Segoe UI" w:cs="Segoe UI"/>
                      <w:color w:val="000000"/>
                      <w:sz w:val="20"/>
                      <w:szCs w:val="20"/>
                      <w:shd w:val="clear" w:color="auto" w:fill="FCFBFA"/>
                    </w:rPr>
                  </w:rPrChange>
                </w:rPr>
                <w:t> abstractions of the Safety Critical Java Technology specification.</w:t>
              </w:r>
            </w:ins>
          </w:p>
          <w:p w14:paraId="0AF07B78" w14:textId="77777777" w:rsidR="00660B3C" w:rsidRPr="00781FAB" w:rsidRDefault="00C63E87">
            <w:pPr>
              <w:pStyle w:val="ListParagraph"/>
              <w:numPr>
                <w:ilvl w:val="0"/>
                <w:numId w:val="28"/>
              </w:numPr>
              <w:jc w:val="both"/>
              <w:rPr>
                <w:ins w:id="1431" w:author="Microsoft" w:date="2020-04-15T08:04:00Z"/>
                <w:rFonts w:cstheme="minorHAnsi"/>
                <w:b/>
                <w:sz w:val="24"/>
                <w:szCs w:val="24"/>
                <w:u w:val="single"/>
                <w:rPrChange w:id="1432" w:author="Microsoft" w:date="2020-04-15T17:12:00Z">
                  <w:rPr>
                    <w:ins w:id="1433" w:author="Microsoft" w:date="2020-04-15T08:04:00Z"/>
                    <w:rFonts w:cstheme="minorHAnsi"/>
                    <w:sz w:val="24"/>
                    <w:szCs w:val="24"/>
                    <w:shd w:val="clear" w:color="auto" w:fill="FFFFFF"/>
                  </w:rPr>
                </w:rPrChange>
              </w:rPr>
              <w:pPrChange w:id="1434" w:author="Microsoft" w:date="2020-04-16T16:22:00Z">
                <w:pPr>
                  <w:pStyle w:val="ListParagraph"/>
                  <w:ind w:left="0"/>
                </w:pPr>
              </w:pPrChange>
            </w:pPr>
            <w:ins w:id="1435" w:author="Microsoft" w:date="2020-04-15T08:04:00Z">
              <w:r w:rsidRPr="00781FAB">
                <w:rPr>
                  <w:rFonts w:cstheme="minorHAnsi"/>
                  <w:color w:val="222222"/>
                  <w:sz w:val="24"/>
                  <w:szCs w:val="24"/>
                  <w:shd w:val="clear" w:color="auto" w:fill="FFFFFF"/>
                </w:rPr>
                <w:lastRenderedPageBreak/>
                <w:t> PTC Perc from </w:t>
              </w:r>
              <w:r w:rsidR="00660B3C" w:rsidRPr="00781FAB">
                <w:rPr>
                  <w:rPrChange w:id="1436" w:author="Microsoft" w:date="2020-04-15T17:12:00Z">
                    <w:rPr>
                      <w:rStyle w:val="Hyperlink"/>
                      <w:rFonts w:cstheme="minorHAnsi"/>
                      <w:color w:val="0B0080"/>
                      <w:sz w:val="24"/>
                      <w:szCs w:val="24"/>
                      <w:shd w:val="clear" w:color="auto" w:fill="FFFFFF"/>
                    </w:rPr>
                  </w:rPrChange>
                </w:rPr>
                <w:t>PTC</w:t>
              </w:r>
            </w:ins>
          </w:p>
          <w:p w14:paraId="2F12078D" w14:textId="77777777" w:rsidR="00C63E87" w:rsidRPr="00781FAB" w:rsidRDefault="00C63E87">
            <w:pPr>
              <w:pStyle w:val="ListParagraph"/>
              <w:numPr>
                <w:ilvl w:val="0"/>
                <w:numId w:val="28"/>
              </w:numPr>
              <w:jc w:val="both"/>
              <w:rPr>
                <w:ins w:id="1437" w:author="Microsoft" w:date="2020-04-15T15:12:00Z"/>
                <w:rFonts w:cstheme="minorHAnsi"/>
                <w:b/>
                <w:sz w:val="24"/>
                <w:szCs w:val="24"/>
                <w:u w:val="single"/>
                <w:rPrChange w:id="1438" w:author="Microsoft" w:date="2020-04-15T17:12:00Z">
                  <w:rPr>
                    <w:ins w:id="1439" w:author="Microsoft" w:date="2020-04-15T15:12:00Z"/>
                    <w:rFonts w:cstheme="minorHAnsi"/>
                    <w:sz w:val="24"/>
                    <w:szCs w:val="24"/>
                  </w:rPr>
                </w:rPrChange>
              </w:rPr>
              <w:pPrChange w:id="1440" w:author="Microsoft" w:date="2020-04-16T16:22:00Z">
                <w:pPr>
                  <w:pStyle w:val="ListParagraph"/>
                  <w:ind w:left="0"/>
                </w:pPr>
              </w:pPrChange>
            </w:pPr>
            <w:ins w:id="1441" w:author="Microsoft" w:date="2020-04-15T08:04:00Z">
              <w:r w:rsidRPr="00781FAB">
                <w:rPr>
                  <w:rFonts w:cstheme="minorHAnsi"/>
                  <w:sz w:val="24"/>
                  <w:szCs w:val="24"/>
                </w:rPr>
                <w:fldChar w:fldCharType="begin"/>
              </w:r>
              <w:r w:rsidRPr="00781FAB">
                <w:rPr>
                  <w:rFonts w:cstheme="minorHAnsi"/>
                  <w:sz w:val="24"/>
                  <w:szCs w:val="24"/>
                </w:rPr>
                <w:instrText xml:space="preserve"> HYPERLINK "https://en.wikipedia.org/wiki/JamaicaVM" \o "JamaicaVM" </w:instrText>
              </w:r>
              <w:r w:rsidRPr="00781FAB">
                <w:rPr>
                  <w:rFonts w:cstheme="minorHAnsi"/>
                  <w:sz w:val="24"/>
                  <w:szCs w:val="24"/>
                  <w:rPrChange w:id="1442" w:author="Microsoft" w:date="2020-04-15T17:12:00Z">
                    <w:rPr>
                      <w:rFonts w:cstheme="minorHAnsi"/>
                      <w:sz w:val="24"/>
                      <w:szCs w:val="24"/>
                    </w:rPr>
                  </w:rPrChange>
                </w:rPr>
                <w:fldChar w:fldCharType="separate"/>
              </w:r>
              <w:r w:rsidRPr="00781FAB">
                <w:rPr>
                  <w:rStyle w:val="Hyperlink"/>
                  <w:rFonts w:cstheme="minorHAnsi"/>
                  <w:color w:val="0B0080"/>
                  <w:sz w:val="24"/>
                  <w:szCs w:val="24"/>
                  <w:shd w:val="clear" w:color="auto" w:fill="FFFFFF"/>
                </w:rPr>
                <w:t>JamaicaVM</w:t>
              </w:r>
              <w:r w:rsidRPr="00781FAB">
                <w:rPr>
                  <w:rFonts w:cstheme="minorHAnsi"/>
                  <w:sz w:val="24"/>
                  <w:szCs w:val="24"/>
                </w:rPr>
                <w:fldChar w:fldCharType="end"/>
              </w:r>
              <w:r w:rsidRPr="00781FAB">
                <w:rPr>
                  <w:rFonts w:cstheme="minorHAnsi"/>
                  <w:color w:val="222222"/>
                  <w:sz w:val="24"/>
                  <w:szCs w:val="24"/>
                  <w:shd w:val="clear" w:color="auto" w:fill="FFFFFF"/>
                </w:rPr>
                <w:t> from </w:t>
              </w:r>
              <w:r w:rsidRPr="00781FAB">
                <w:rPr>
                  <w:rFonts w:cstheme="minorHAnsi"/>
                  <w:sz w:val="24"/>
                  <w:szCs w:val="24"/>
                </w:rPr>
                <w:fldChar w:fldCharType="begin"/>
              </w:r>
              <w:r w:rsidRPr="00781FAB">
                <w:rPr>
                  <w:rFonts w:cstheme="minorHAnsi"/>
                  <w:sz w:val="24"/>
                  <w:szCs w:val="24"/>
                </w:rPr>
                <w:instrText xml:space="preserve"> HYPERLINK "https://en.wikipedia.org/wiki/Aicas" \o "Aicas" </w:instrText>
              </w:r>
              <w:r w:rsidRPr="00781FAB">
                <w:rPr>
                  <w:rFonts w:cstheme="minorHAnsi"/>
                  <w:sz w:val="24"/>
                  <w:szCs w:val="24"/>
                  <w:rPrChange w:id="1443" w:author="Microsoft" w:date="2020-04-15T17:12:00Z">
                    <w:rPr>
                      <w:rFonts w:cstheme="minorHAnsi"/>
                      <w:sz w:val="24"/>
                      <w:szCs w:val="24"/>
                    </w:rPr>
                  </w:rPrChange>
                </w:rPr>
                <w:fldChar w:fldCharType="separate"/>
              </w:r>
              <w:r w:rsidRPr="00781FAB">
                <w:rPr>
                  <w:rStyle w:val="Hyperlink"/>
                  <w:rFonts w:cstheme="minorHAnsi"/>
                  <w:color w:val="0B0080"/>
                  <w:sz w:val="24"/>
                  <w:szCs w:val="24"/>
                  <w:shd w:val="clear" w:color="auto" w:fill="FFFFFF"/>
                </w:rPr>
                <w:t>aicas</w:t>
              </w:r>
              <w:r w:rsidRPr="00781FAB">
                <w:rPr>
                  <w:rFonts w:cstheme="minorHAnsi"/>
                  <w:sz w:val="24"/>
                  <w:szCs w:val="24"/>
                </w:rPr>
                <w:fldChar w:fldCharType="end"/>
              </w:r>
              <w:r w:rsidR="00660B3C" w:rsidRPr="00781FAB">
                <w:rPr>
                  <w:rFonts w:cstheme="minorHAnsi"/>
                  <w:sz w:val="24"/>
                  <w:szCs w:val="24"/>
                </w:rPr>
                <w:t xml:space="preserve"> </w:t>
              </w:r>
            </w:ins>
            <w:ins w:id="1444" w:author="Microsoft" w:date="2020-04-15T14:58:00Z">
              <w:r w:rsidR="00660B3C" w:rsidRPr="00781FAB">
                <w:rPr>
                  <w:rFonts w:cstheme="minorHAnsi"/>
                  <w:sz w:val="24"/>
                  <w:szCs w:val="24"/>
                </w:rPr>
                <w:t>this has preemptable garbage collector.</w:t>
              </w:r>
            </w:ins>
            <w:ins w:id="1445" w:author="Microsoft" w:date="2020-04-15T15:00:00Z">
              <w:r w:rsidR="0016289C" w:rsidRPr="00781FAB">
                <w:rPr>
                  <w:rFonts w:cstheme="minorHAnsi"/>
                  <w:sz w:val="24"/>
                  <w:szCs w:val="24"/>
                </w:rPr>
                <w:t xml:space="preserve"> </w:t>
              </w:r>
              <w:r w:rsidR="0016289C" w:rsidRPr="00781FAB">
                <w:rPr>
                  <w:rFonts w:cstheme="minorHAnsi"/>
                  <w:sz w:val="24"/>
                  <w:szCs w:val="24"/>
                  <w:rPrChange w:id="1446" w:author="Microsoft" w:date="2020-04-15T17:12:00Z">
                    <w:rPr/>
                  </w:rPrChange>
                </w:rPr>
                <w:t>It is optimized for intelligent systems and critical applications and widely used in the automotive, industrial automation, military, medical and financial application</w:t>
              </w:r>
            </w:ins>
            <w:ins w:id="1447" w:author="Microsoft" w:date="2020-04-15T15:12:00Z">
              <w:r w:rsidR="00C72AAF" w:rsidRPr="00781FAB">
                <w:rPr>
                  <w:rFonts w:cstheme="minorHAnsi"/>
                  <w:sz w:val="24"/>
                  <w:szCs w:val="24"/>
                </w:rPr>
                <w:t>.</w:t>
              </w:r>
            </w:ins>
          </w:p>
          <w:p w14:paraId="1E4D5755" w14:textId="53D99A99" w:rsidR="00C72AAF" w:rsidRPr="00781FAB" w:rsidRDefault="00C72AAF">
            <w:pPr>
              <w:pStyle w:val="ListParagraph"/>
              <w:numPr>
                <w:ilvl w:val="0"/>
                <w:numId w:val="28"/>
              </w:numPr>
              <w:jc w:val="both"/>
              <w:rPr>
                <w:ins w:id="1448" w:author="Microsoft" w:date="2020-04-15T15:13:00Z"/>
                <w:rFonts w:cstheme="minorHAnsi"/>
                <w:b/>
                <w:sz w:val="24"/>
                <w:szCs w:val="24"/>
                <w:u w:val="single"/>
                <w:rPrChange w:id="1449" w:author="Microsoft" w:date="2020-04-15T17:12:00Z">
                  <w:rPr>
                    <w:ins w:id="1450" w:author="Microsoft" w:date="2020-04-15T15:13:00Z"/>
                  </w:rPr>
                </w:rPrChange>
              </w:rPr>
              <w:pPrChange w:id="1451" w:author="Microsoft" w:date="2020-04-16T16:22:00Z">
                <w:pPr>
                  <w:pStyle w:val="ListParagraph"/>
                  <w:ind w:left="0"/>
                </w:pPr>
              </w:pPrChange>
            </w:pPr>
            <w:ins w:id="1452" w:author="Microsoft" w:date="2020-04-15T15:12:00Z">
              <w:r w:rsidRPr="00781FAB">
                <w:rPr>
                  <w:rFonts w:cstheme="minorHAnsi"/>
                  <w:sz w:val="24"/>
                  <w:szCs w:val="24"/>
                  <w:rPrChange w:id="1453" w:author="Microsoft" w:date="2020-04-15T17:12:00Z">
                    <w:rPr/>
                  </w:rPrChange>
                </w:rPr>
                <w:t xml:space="preserve">OVM </w:t>
              </w:r>
            </w:ins>
            <w:ins w:id="1454" w:author="Microsoft" w:date="2020-04-15T15:23:00Z">
              <w:r w:rsidR="00B12209" w:rsidRPr="00781FAB">
                <w:rPr>
                  <w:rFonts w:cstheme="minorHAnsi"/>
                  <w:sz w:val="24"/>
                  <w:szCs w:val="24"/>
                  <w:rPrChange w:id="1455" w:author="Microsoft" w:date="2020-04-15T17:12:00Z">
                    <w:rPr/>
                  </w:rPrChange>
                </w:rPr>
                <w:t>is a good preference. It is open-sourced,</w:t>
              </w:r>
              <w:r w:rsidR="00B12209" w:rsidRPr="00781FAB">
                <w:rPr>
                  <w:rFonts w:cstheme="minorHAnsi"/>
                  <w:sz w:val="24"/>
                  <w:szCs w:val="24"/>
                </w:rPr>
                <w:t xml:space="preserve"> </w:t>
              </w:r>
            </w:ins>
            <w:ins w:id="1456" w:author="Microsoft" w:date="2020-04-15T15:25:00Z">
              <w:r w:rsidR="00B12209" w:rsidRPr="00781FAB">
                <w:rPr>
                  <w:rFonts w:cstheme="minorHAnsi"/>
                  <w:sz w:val="24"/>
                  <w:szCs w:val="24"/>
                </w:rPr>
                <w:t>supports most of the RTSJ features</w:t>
              </w:r>
            </w:ins>
            <w:ins w:id="1457" w:author="Microsoft" w:date="2020-04-15T15:26:00Z">
              <w:r w:rsidR="0093338E" w:rsidRPr="00781FAB">
                <w:rPr>
                  <w:rFonts w:cstheme="minorHAnsi"/>
                  <w:sz w:val="24"/>
                  <w:szCs w:val="24"/>
                </w:rPr>
                <w:t xml:space="preserve"> and is still an active </w:t>
              </w:r>
            </w:ins>
            <w:ins w:id="1458" w:author="Microsoft" w:date="2020-04-15T15:23:00Z">
              <w:r w:rsidR="00B12209" w:rsidRPr="00781FAB">
                <w:rPr>
                  <w:rFonts w:cstheme="minorHAnsi"/>
                  <w:sz w:val="24"/>
                  <w:szCs w:val="24"/>
                  <w:rPrChange w:id="1459" w:author="Microsoft" w:date="2020-04-15T17:12:00Z">
                    <w:rPr/>
                  </w:rPrChange>
                </w:rPr>
                <w:t xml:space="preserve">research project [24, 16] with some documents. There are two most important issues with OVM: first, its JIT compiler is quite simple and incomplete (lack of dynamic class loading); second, OVM is obviously designed for a single processor. </w:t>
              </w:r>
            </w:ins>
          </w:p>
          <w:p w14:paraId="3473E6E2" w14:textId="77777777" w:rsidR="00C72AAF" w:rsidRPr="00781FAB" w:rsidRDefault="00C72AAF">
            <w:pPr>
              <w:pStyle w:val="ListParagraph"/>
              <w:numPr>
                <w:ilvl w:val="0"/>
                <w:numId w:val="28"/>
              </w:numPr>
              <w:jc w:val="both"/>
              <w:rPr>
                <w:ins w:id="1460" w:author="Microsoft" w:date="2020-04-15T15:28:00Z"/>
                <w:rFonts w:cstheme="minorHAnsi"/>
                <w:b/>
                <w:sz w:val="24"/>
                <w:szCs w:val="24"/>
                <w:u w:val="single"/>
                <w:rPrChange w:id="1461" w:author="Microsoft" w:date="2020-04-15T17:12:00Z">
                  <w:rPr>
                    <w:ins w:id="1462" w:author="Microsoft" w:date="2020-04-15T15:28:00Z"/>
                    <w:sz w:val="24"/>
                    <w:szCs w:val="24"/>
                  </w:rPr>
                </w:rPrChange>
              </w:rPr>
              <w:pPrChange w:id="1463" w:author="Microsoft" w:date="2020-04-16T16:22:00Z">
                <w:pPr>
                  <w:pStyle w:val="ListParagraph"/>
                  <w:ind w:left="0"/>
                </w:pPr>
              </w:pPrChange>
            </w:pPr>
            <w:ins w:id="1464" w:author="Microsoft" w:date="2020-04-15T15:13:00Z">
              <w:r w:rsidRPr="00781FAB">
                <w:rPr>
                  <w:rFonts w:cstheme="minorHAnsi"/>
                  <w:sz w:val="24"/>
                  <w:szCs w:val="24"/>
                  <w:rPrChange w:id="1465" w:author="Microsoft" w:date="2020-04-15T17:12:00Z">
                    <w:rPr/>
                  </w:rPrChange>
                </w:rPr>
                <w:t>jRate</w:t>
              </w:r>
            </w:ins>
            <w:ins w:id="1466" w:author="Microsoft" w:date="2020-04-15T15:23:00Z">
              <w:r w:rsidR="00B12209" w:rsidRPr="00781FAB">
                <w:rPr>
                  <w:rFonts w:cstheme="minorHAnsi"/>
                  <w:sz w:val="24"/>
                  <w:szCs w:val="24"/>
                </w:rPr>
                <w:t xml:space="preserve"> </w:t>
              </w:r>
            </w:ins>
            <w:ins w:id="1467" w:author="Microsoft" w:date="2020-04-15T15:24:00Z">
              <w:r w:rsidR="00B12209" w:rsidRPr="00781FAB">
                <w:rPr>
                  <w:rFonts w:cstheme="minorHAnsi"/>
                  <w:sz w:val="24"/>
                  <w:szCs w:val="24"/>
                  <w:rPrChange w:id="1468" w:author="Microsoft" w:date="2020-04-15T17:12:00Z">
                    <w:rPr/>
                  </w:rPrChange>
                </w:rPr>
                <w:t>is an extension to the GNU GCJ compiler and a collection of runtime libraries. It implemented most features needed by RTSJ</w:t>
              </w:r>
            </w:ins>
          </w:p>
          <w:p w14:paraId="1D3A9E52" w14:textId="77777777" w:rsidR="006262B3" w:rsidRPr="00781FAB" w:rsidRDefault="006262B3">
            <w:pPr>
              <w:pStyle w:val="ListParagraph"/>
              <w:numPr>
                <w:ilvl w:val="0"/>
                <w:numId w:val="28"/>
              </w:numPr>
              <w:jc w:val="both"/>
              <w:rPr>
                <w:ins w:id="1469" w:author="Microsoft" w:date="2020-04-15T15:32:00Z"/>
                <w:rFonts w:cstheme="minorHAnsi"/>
                <w:b/>
                <w:sz w:val="24"/>
                <w:szCs w:val="24"/>
                <w:u w:val="single"/>
                <w:rPrChange w:id="1470" w:author="Microsoft" w:date="2020-04-15T17:12:00Z">
                  <w:rPr>
                    <w:ins w:id="1471" w:author="Microsoft" w:date="2020-04-15T15:32:00Z"/>
                    <w:sz w:val="24"/>
                    <w:szCs w:val="24"/>
                  </w:rPr>
                </w:rPrChange>
              </w:rPr>
              <w:pPrChange w:id="1472" w:author="Microsoft" w:date="2020-04-16T16:22:00Z">
                <w:pPr>
                  <w:pStyle w:val="ListParagraph"/>
                  <w:ind w:left="0"/>
                </w:pPr>
              </w:pPrChange>
            </w:pPr>
            <w:ins w:id="1473" w:author="Microsoft" w:date="2020-04-15T15:28:00Z">
              <w:r w:rsidRPr="00781FAB">
                <w:rPr>
                  <w:rFonts w:cstheme="minorHAnsi"/>
                  <w:sz w:val="24"/>
                  <w:szCs w:val="24"/>
                  <w:rPrChange w:id="1474" w:author="Microsoft" w:date="2020-04-15T17:12:00Z">
                    <w:rPr/>
                  </w:rPrChange>
                </w:rPr>
                <w:t>Jikes RVM</w:t>
              </w:r>
              <w:r w:rsidRPr="00781FAB">
                <w:rPr>
                  <w:rFonts w:cstheme="minorHAnsi"/>
                  <w:sz w:val="24"/>
                  <w:szCs w:val="24"/>
                </w:rPr>
                <w:t xml:space="preserve"> </w:t>
              </w:r>
            </w:ins>
            <w:ins w:id="1475" w:author="Microsoft" w:date="2020-04-15T15:29:00Z">
              <w:r w:rsidR="00F119EB" w:rsidRPr="00781FAB">
                <w:rPr>
                  <w:rFonts w:cstheme="minorHAnsi"/>
                  <w:sz w:val="24"/>
                  <w:szCs w:val="24"/>
                  <w:rPrChange w:id="1476" w:author="Microsoft" w:date="2020-04-15T17:12:00Z">
                    <w:rPr/>
                  </w:rPrChange>
                </w:rPr>
                <w:t>is not designed for real time purpose, it is the most completed open-source JVM. Actually the prototype of the Metronome garbage collector is implemented on Jikes RVM</w:t>
              </w:r>
            </w:ins>
          </w:p>
          <w:p w14:paraId="51747308" w14:textId="128E7CBD" w:rsidR="003C4E39" w:rsidRPr="00781FAB" w:rsidRDefault="003C4E39">
            <w:pPr>
              <w:pStyle w:val="ListParagraph"/>
              <w:numPr>
                <w:ilvl w:val="0"/>
                <w:numId w:val="28"/>
              </w:numPr>
              <w:jc w:val="both"/>
              <w:rPr>
                <w:ins w:id="1477" w:author="Microsoft" w:date="2020-04-15T08:04:00Z"/>
                <w:rFonts w:cstheme="minorHAnsi"/>
                <w:b/>
                <w:sz w:val="24"/>
                <w:szCs w:val="24"/>
                <w:u w:val="single"/>
              </w:rPr>
              <w:pPrChange w:id="1478" w:author="Microsoft" w:date="2020-04-16T16:22:00Z">
                <w:pPr>
                  <w:pStyle w:val="ListParagraph"/>
                  <w:ind w:left="0"/>
                </w:pPr>
              </w:pPrChange>
            </w:pPr>
            <w:ins w:id="1479" w:author="Microsoft" w:date="2020-04-15T15:32:00Z">
              <w:r w:rsidRPr="00781FAB">
                <w:rPr>
                  <w:rFonts w:cstheme="minorHAnsi"/>
                  <w:sz w:val="24"/>
                  <w:szCs w:val="24"/>
                </w:rPr>
                <w:t>Javolution an open source software RT tool based on RTSJ</w:t>
              </w:r>
            </w:ins>
            <w:ins w:id="1480" w:author="Microsoft" w:date="2020-04-15T15:35:00Z">
              <w:r w:rsidR="00E07691" w:rsidRPr="00781FAB">
                <w:rPr>
                  <w:rFonts w:cstheme="minorHAnsi"/>
                  <w:sz w:val="24"/>
                  <w:szCs w:val="24"/>
                </w:rPr>
                <w:t xml:space="preserve">. </w:t>
              </w:r>
              <w:r w:rsidR="00E07691" w:rsidRPr="00781FAB">
                <w:rPr>
                  <w:rFonts w:cstheme="minorHAnsi"/>
                  <w:sz w:val="24"/>
                  <w:szCs w:val="24"/>
                  <w:rPrChange w:id="1481" w:author="Microsoft" w:date="2020-04-15T17:12:00Z">
                    <w:rPr/>
                  </w:rPrChange>
                </w:rPr>
                <w:t>Javolution can be either a Pure Java Solution or a Pure Native Solution (C++ mirror), small (less than 400 KBytes jar) and fully produced through maven (Java and C++)</w:t>
              </w:r>
            </w:ins>
          </w:p>
        </w:tc>
        <w:tc>
          <w:tcPr>
            <w:tcW w:w="4508" w:type="dxa"/>
            <w:tcPrChange w:id="1482" w:author="Microsoft" w:date="2020-04-15T15:00:00Z">
              <w:tcPr>
                <w:tcW w:w="4508" w:type="dxa"/>
                <w:gridSpan w:val="2"/>
              </w:tcPr>
            </w:tcPrChange>
          </w:tcPr>
          <w:p w14:paraId="743BE687" w14:textId="000BD2A4" w:rsidR="00C63E87" w:rsidRDefault="00200D0B">
            <w:pPr>
              <w:pStyle w:val="ListParagraph"/>
              <w:numPr>
                <w:ilvl w:val="0"/>
                <w:numId w:val="28"/>
              </w:numPr>
              <w:jc w:val="both"/>
              <w:rPr>
                <w:ins w:id="1483" w:author="Microsoft" w:date="2020-04-16T13:13:00Z"/>
                <w:rFonts w:cstheme="minorHAnsi"/>
                <w:b/>
                <w:sz w:val="24"/>
                <w:szCs w:val="24"/>
                <w:u w:val="single"/>
              </w:rPr>
              <w:pPrChange w:id="1484" w:author="Microsoft" w:date="2020-04-16T16:22:00Z">
                <w:pPr>
                  <w:pStyle w:val="ListParagraph"/>
                  <w:ind w:left="0"/>
                </w:pPr>
              </w:pPrChange>
            </w:pPr>
            <w:ins w:id="1485" w:author="Microsoft" w:date="2020-04-15T19:24:00Z">
              <w:r>
                <w:rPr>
                  <w:rFonts w:cstheme="minorHAnsi"/>
                  <w:sz w:val="24"/>
                  <w:szCs w:val="24"/>
                </w:rPr>
                <w:lastRenderedPageBreak/>
                <w:t xml:space="preserve">These OS platforms can be used </w:t>
              </w:r>
            </w:ins>
            <w:ins w:id="1486" w:author="Microsoft" w:date="2020-04-15T08:05:00Z">
              <w:r w:rsidR="00C63E87" w:rsidRPr="00781FAB">
                <w:rPr>
                  <w:rFonts w:cstheme="minorHAnsi"/>
                  <w:sz w:val="24"/>
                  <w:szCs w:val="24"/>
                </w:rPr>
                <w:t>Vx Works, Xenomai, FREE RTOS</w:t>
              </w:r>
              <w:r w:rsidR="00C63E87" w:rsidRPr="00781FAB">
                <w:rPr>
                  <w:rFonts w:cstheme="minorHAnsi"/>
                  <w:b/>
                  <w:sz w:val="24"/>
                  <w:szCs w:val="24"/>
                  <w:u w:val="single"/>
                  <w:rPrChange w:id="1487" w:author="Microsoft" w:date="2020-04-15T17:12:00Z">
                    <w:rPr>
                      <w:rFonts w:cstheme="minorHAnsi"/>
                      <w:b/>
                      <w:sz w:val="24"/>
                      <w:szCs w:val="24"/>
                    </w:rPr>
                  </w:rPrChange>
                </w:rPr>
                <w:t xml:space="preserve"> </w:t>
              </w:r>
            </w:ins>
          </w:p>
          <w:p w14:paraId="35B8A0AD" w14:textId="6511ECED" w:rsidR="006274E9" w:rsidRPr="006274E9" w:rsidRDefault="006274E9">
            <w:pPr>
              <w:pStyle w:val="ListParagraph"/>
              <w:numPr>
                <w:ilvl w:val="0"/>
                <w:numId w:val="28"/>
              </w:numPr>
              <w:jc w:val="both"/>
              <w:rPr>
                <w:ins w:id="1488" w:author="Microsoft" w:date="2020-04-15T08:05:00Z"/>
                <w:rFonts w:cstheme="minorHAnsi"/>
                <w:sz w:val="24"/>
                <w:szCs w:val="24"/>
                <w:u w:val="single"/>
                <w:rPrChange w:id="1489" w:author="Microsoft" w:date="2020-04-16T13:13:00Z">
                  <w:rPr>
                    <w:ins w:id="1490" w:author="Microsoft" w:date="2020-04-15T08:05:00Z"/>
                    <w:rFonts w:cstheme="minorHAnsi"/>
                    <w:b/>
                    <w:sz w:val="24"/>
                    <w:szCs w:val="24"/>
                    <w:u w:val="single"/>
                  </w:rPr>
                </w:rPrChange>
              </w:rPr>
              <w:pPrChange w:id="1491" w:author="Microsoft" w:date="2020-04-16T16:22:00Z">
                <w:pPr>
                  <w:pStyle w:val="ListParagraph"/>
                  <w:ind w:left="0"/>
                </w:pPr>
              </w:pPrChange>
            </w:pPr>
            <w:ins w:id="1492" w:author="Microsoft" w:date="2020-04-16T13:13:00Z">
              <w:r w:rsidRPr="006274E9">
                <w:rPr>
                  <w:rFonts w:cstheme="minorHAnsi"/>
                  <w:sz w:val="24"/>
                  <w:szCs w:val="24"/>
                  <w:u w:val="single"/>
                  <w:rPrChange w:id="1493" w:author="Microsoft" w:date="2020-04-16T13:13:00Z">
                    <w:rPr>
                      <w:rFonts w:cstheme="minorHAnsi"/>
                      <w:b/>
                      <w:sz w:val="24"/>
                      <w:szCs w:val="24"/>
                      <w:u w:val="single"/>
                    </w:rPr>
                  </w:rPrChange>
                </w:rPr>
                <w:t>Even RTlinux can be used but</w:t>
              </w:r>
            </w:ins>
            <w:ins w:id="1494" w:author="Microsoft" w:date="2020-04-16T15:07:00Z">
              <w:r w:rsidR="00DE02A7">
                <w:rPr>
                  <w:rFonts w:cstheme="minorHAnsi"/>
                  <w:sz w:val="24"/>
                  <w:szCs w:val="24"/>
                  <w:u w:val="single"/>
                </w:rPr>
                <w:t xml:space="preserve"> </w:t>
              </w:r>
            </w:ins>
            <w:ins w:id="1495" w:author="Microsoft" w:date="2020-04-16T13:13:00Z">
              <w:r w:rsidRPr="006274E9">
                <w:rPr>
                  <w:rFonts w:cstheme="minorHAnsi"/>
                  <w:sz w:val="24"/>
                  <w:szCs w:val="24"/>
                  <w:u w:val="single"/>
                  <w:rPrChange w:id="1496" w:author="Microsoft" w:date="2020-04-16T13:13:00Z">
                    <w:rPr>
                      <w:rFonts w:cstheme="minorHAnsi"/>
                      <w:b/>
                      <w:sz w:val="24"/>
                      <w:szCs w:val="24"/>
                      <w:u w:val="single"/>
                    </w:rPr>
                  </w:rPrChange>
                </w:rPr>
                <w:t xml:space="preserve">it is still under </w:t>
              </w:r>
            </w:ins>
            <w:ins w:id="1497" w:author="Microsoft" w:date="2020-04-16T13:14:00Z">
              <w:r>
                <w:rPr>
                  <w:rFonts w:cstheme="minorHAnsi"/>
                  <w:sz w:val="24"/>
                  <w:szCs w:val="24"/>
                  <w:u w:val="single"/>
                </w:rPr>
                <w:t>development and not fully developed.</w:t>
              </w:r>
            </w:ins>
          </w:p>
          <w:p w14:paraId="7B6DDBFC" w14:textId="77777777" w:rsidR="00C63E87" w:rsidRPr="0026078C" w:rsidRDefault="00C63E87">
            <w:pPr>
              <w:pStyle w:val="ListParagraph"/>
              <w:ind w:left="0"/>
              <w:jc w:val="both"/>
              <w:rPr>
                <w:ins w:id="1498" w:author="Microsoft" w:date="2020-04-15T08:04:00Z"/>
                <w:rFonts w:cstheme="minorHAnsi"/>
                <w:b/>
                <w:sz w:val="24"/>
                <w:szCs w:val="24"/>
                <w:u w:val="single"/>
              </w:rPr>
              <w:pPrChange w:id="1499" w:author="Microsoft" w:date="2020-04-16T16:22:00Z">
                <w:pPr>
                  <w:pStyle w:val="ListParagraph"/>
                  <w:ind w:left="0"/>
                </w:pPr>
              </w:pPrChange>
            </w:pPr>
          </w:p>
        </w:tc>
      </w:tr>
    </w:tbl>
    <w:p w14:paraId="683BBFE1" w14:textId="77777777" w:rsidR="0071048B" w:rsidRPr="00781FAB" w:rsidRDefault="0071048B">
      <w:pPr>
        <w:pStyle w:val="ListParagraph"/>
        <w:ind w:left="0"/>
        <w:jc w:val="both"/>
        <w:rPr>
          <w:ins w:id="1500" w:author="Microsoft" w:date="2020-04-15T15:07:00Z"/>
          <w:rFonts w:cstheme="minorHAnsi"/>
          <w:b/>
          <w:sz w:val="24"/>
          <w:szCs w:val="24"/>
          <w:u w:val="single"/>
        </w:rPr>
        <w:pPrChange w:id="1501" w:author="Microsoft" w:date="2020-04-16T16:22:00Z">
          <w:pPr>
            <w:pStyle w:val="ListParagraph"/>
            <w:ind w:left="0"/>
          </w:pPr>
        </w:pPrChange>
      </w:pPr>
    </w:p>
    <w:p w14:paraId="162480A6" w14:textId="26191795" w:rsidR="00F57303" w:rsidRDefault="004C508E">
      <w:pPr>
        <w:pStyle w:val="ListParagraph"/>
        <w:ind w:left="0"/>
        <w:jc w:val="both"/>
        <w:rPr>
          <w:ins w:id="1502" w:author="Microsoft" w:date="2020-04-18T14:44:00Z"/>
          <w:rFonts w:cstheme="minorHAnsi"/>
          <w:sz w:val="24"/>
          <w:szCs w:val="24"/>
        </w:rPr>
        <w:pPrChange w:id="1503" w:author="Microsoft" w:date="2020-04-16T16:22:00Z">
          <w:pPr>
            <w:pStyle w:val="ListParagraph"/>
            <w:ind w:left="0"/>
          </w:pPr>
        </w:pPrChange>
      </w:pPr>
      <w:ins w:id="1504" w:author="Microsoft" w:date="2020-04-16T15:04:00Z">
        <w:r w:rsidRPr="006D1A68">
          <w:rPr>
            <w:rFonts w:cstheme="minorHAnsi"/>
            <w:sz w:val="24"/>
            <w:szCs w:val="24"/>
            <w:rPrChange w:id="1505" w:author="Microsoft" w:date="2020-04-18T14:43:00Z">
              <w:rPr>
                <w:rFonts w:cstheme="minorHAnsi"/>
                <w:sz w:val="24"/>
                <w:szCs w:val="24"/>
                <w:u w:val="single"/>
              </w:rPr>
            </w:rPrChange>
          </w:rPr>
          <w:t xml:space="preserve">JAVA SE, </w:t>
        </w:r>
        <w:r w:rsidR="00F57303" w:rsidRPr="006D1A68">
          <w:rPr>
            <w:rFonts w:cstheme="minorHAnsi"/>
            <w:sz w:val="24"/>
            <w:szCs w:val="24"/>
            <w:rPrChange w:id="1506" w:author="Microsoft" w:date="2020-04-18T14:43:00Z">
              <w:rPr>
                <w:rFonts w:cstheme="minorHAnsi"/>
                <w:b/>
                <w:sz w:val="24"/>
                <w:szCs w:val="24"/>
                <w:u w:val="single"/>
              </w:rPr>
            </w:rPrChange>
          </w:rPr>
          <w:t>IBM WebSphere</w:t>
        </w:r>
      </w:ins>
      <w:ins w:id="1507" w:author="Microsoft" w:date="2020-04-16T15:47:00Z">
        <w:r w:rsidRPr="006D1A68">
          <w:rPr>
            <w:rFonts w:cstheme="minorHAnsi"/>
            <w:sz w:val="24"/>
            <w:szCs w:val="24"/>
            <w:rPrChange w:id="1508" w:author="Microsoft" w:date="2020-04-18T14:43:00Z">
              <w:rPr>
                <w:rFonts w:cstheme="minorHAnsi"/>
                <w:sz w:val="24"/>
                <w:szCs w:val="24"/>
                <w:u w:val="single"/>
              </w:rPr>
            </w:rPrChange>
          </w:rPr>
          <w:t xml:space="preserve"> and Jamaica VM</w:t>
        </w:r>
      </w:ins>
      <w:ins w:id="1509" w:author="Microsoft" w:date="2020-04-16T15:04:00Z">
        <w:r w:rsidR="00F57303" w:rsidRPr="006D1A68">
          <w:rPr>
            <w:rFonts w:cstheme="minorHAnsi"/>
            <w:sz w:val="24"/>
            <w:szCs w:val="24"/>
            <w:rPrChange w:id="1510" w:author="Microsoft" w:date="2020-04-18T14:43:00Z">
              <w:rPr>
                <w:rFonts w:cstheme="minorHAnsi"/>
                <w:b/>
                <w:sz w:val="24"/>
                <w:szCs w:val="24"/>
                <w:u w:val="single"/>
              </w:rPr>
            </w:rPrChange>
          </w:rPr>
          <w:t xml:space="preserve"> </w:t>
        </w:r>
      </w:ins>
      <w:ins w:id="1511" w:author="Microsoft" w:date="2020-04-16T15:06:00Z">
        <w:r w:rsidRPr="006D1A68">
          <w:rPr>
            <w:rFonts w:cstheme="minorHAnsi"/>
            <w:sz w:val="24"/>
            <w:szCs w:val="24"/>
            <w:rPrChange w:id="1512" w:author="Microsoft" w:date="2020-04-18T14:43:00Z">
              <w:rPr>
                <w:rFonts w:cstheme="minorHAnsi"/>
                <w:sz w:val="24"/>
                <w:szCs w:val="24"/>
                <w:u w:val="single"/>
              </w:rPr>
            </w:rPrChange>
          </w:rPr>
          <w:t>are the 3</w:t>
        </w:r>
        <w:r w:rsidR="00DC37E0" w:rsidRPr="006D1A68">
          <w:rPr>
            <w:rFonts w:cstheme="minorHAnsi"/>
            <w:sz w:val="24"/>
            <w:szCs w:val="24"/>
            <w:rPrChange w:id="1513" w:author="Microsoft" w:date="2020-04-18T14:43:00Z">
              <w:rPr>
                <w:rFonts w:cstheme="minorHAnsi"/>
                <w:sz w:val="24"/>
                <w:szCs w:val="24"/>
                <w:u w:val="single"/>
              </w:rPr>
            </w:rPrChange>
          </w:rPr>
          <w:t xml:space="preserve"> promising platforms I think. </w:t>
        </w:r>
        <w:r w:rsidR="00E81998" w:rsidRPr="006D1A68">
          <w:rPr>
            <w:rFonts w:cstheme="minorHAnsi"/>
            <w:sz w:val="24"/>
            <w:szCs w:val="24"/>
            <w:rPrChange w:id="1514" w:author="Microsoft" w:date="2020-04-18T14:43:00Z">
              <w:rPr>
                <w:rFonts w:cstheme="minorHAnsi"/>
                <w:sz w:val="24"/>
                <w:szCs w:val="24"/>
                <w:u w:val="single"/>
              </w:rPr>
            </w:rPrChange>
          </w:rPr>
          <w:t>As far as I researched these three</w:t>
        </w:r>
        <w:r w:rsidR="00DC37E0" w:rsidRPr="006D1A68">
          <w:rPr>
            <w:rFonts w:cstheme="minorHAnsi"/>
            <w:sz w:val="24"/>
            <w:szCs w:val="24"/>
            <w:rPrChange w:id="1515" w:author="Microsoft" w:date="2020-04-18T14:43:00Z">
              <w:rPr>
                <w:rFonts w:cstheme="minorHAnsi"/>
                <w:sz w:val="24"/>
                <w:szCs w:val="24"/>
                <w:u w:val="single"/>
              </w:rPr>
            </w:rPrChange>
          </w:rPr>
          <w:t xml:space="preserve"> are open source and Websphere runs on RT linux.</w:t>
        </w:r>
      </w:ins>
      <w:ins w:id="1516" w:author="Microsoft" w:date="2020-04-16T15:07:00Z">
        <w:r w:rsidR="009C1F3B" w:rsidRPr="006D1A68">
          <w:rPr>
            <w:rFonts w:cstheme="minorHAnsi"/>
            <w:sz w:val="24"/>
            <w:szCs w:val="24"/>
            <w:rPrChange w:id="1517" w:author="Microsoft" w:date="2020-04-18T14:43:00Z">
              <w:rPr>
                <w:rFonts w:cstheme="minorHAnsi"/>
                <w:sz w:val="24"/>
                <w:szCs w:val="24"/>
                <w:u w:val="single"/>
              </w:rPr>
            </w:rPrChange>
          </w:rPr>
          <w:t xml:space="preserve"> </w:t>
        </w:r>
      </w:ins>
      <w:ins w:id="1518" w:author="Microsoft" w:date="2020-04-16T15:47:00Z">
        <w:r w:rsidRPr="006D1A68">
          <w:rPr>
            <w:rFonts w:cstheme="minorHAnsi"/>
            <w:sz w:val="24"/>
            <w:szCs w:val="24"/>
            <w:rPrChange w:id="1519" w:author="Microsoft" w:date="2020-04-18T14:43:00Z">
              <w:rPr>
                <w:rFonts w:cstheme="minorHAnsi"/>
                <w:sz w:val="24"/>
                <w:szCs w:val="24"/>
                <w:u w:val="single"/>
              </w:rPr>
            </w:rPrChange>
          </w:rPr>
          <w:t>Jamaica VM can also be used in any Linux platform.</w:t>
        </w:r>
      </w:ins>
      <w:ins w:id="1520" w:author="Microsoft" w:date="2020-04-16T16:10:00Z">
        <w:r w:rsidR="00A65912" w:rsidRPr="006D1A68">
          <w:rPr>
            <w:rFonts w:cstheme="minorHAnsi"/>
            <w:sz w:val="24"/>
            <w:szCs w:val="24"/>
            <w:rPrChange w:id="1521" w:author="Microsoft" w:date="2020-04-18T14:43:00Z">
              <w:rPr>
                <w:rFonts w:cstheme="minorHAnsi"/>
                <w:sz w:val="24"/>
                <w:szCs w:val="24"/>
                <w:u w:val="single"/>
              </w:rPr>
            </w:rPrChange>
          </w:rPr>
          <w:t xml:space="preserve"> Even Javolution I tried to explore but more examples of embedded system development are not available online.</w:t>
        </w:r>
      </w:ins>
    </w:p>
    <w:p w14:paraId="1494471C" w14:textId="77777777" w:rsidR="00F57303" w:rsidRPr="00F57303" w:rsidRDefault="00F57303">
      <w:pPr>
        <w:pStyle w:val="ListParagraph"/>
        <w:ind w:left="0"/>
        <w:jc w:val="both"/>
        <w:rPr>
          <w:ins w:id="1522" w:author="Microsoft" w:date="2020-04-16T15:04:00Z"/>
          <w:rFonts w:cstheme="minorHAnsi"/>
          <w:sz w:val="24"/>
          <w:szCs w:val="24"/>
          <w:u w:val="single"/>
          <w:rPrChange w:id="1523" w:author="Microsoft" w:date="2020-04-16T15:05:00Z">
            <w:rPr>
              <w:ins w:id="1524" w:author="Microsoft" w:date="2020-04-16T15:04:00Z"/>
              <w:rFonts w:cstheme="minorHAnsi"/>
              <w:b/>
              <w:sz w:val="24"/>
              <w:szCs w:val="24"/>
              <w:u w:val="single"/>
            </w:rPr>
          </w:rPrChange>
        </w:rPr>
        <w:pPrChange w:id="1525" w:author="Microsoft" w:date="2020-04-16T16:22:00Z">
          <w:pPr>
            <w:pStyle w:val="ListParagraph"/>
            <w:ind w:left="0"/>
          </w:pPr>
        </w:pPrChange>
      </w:pPr>
    </w:p>
    <w:p w14:paraId="0AFD4379" w14:textId="67458FFB" w:rsidR="00677281" w:rsidRPr="00781FAB" w:rsidRDefault="00677281">
      <w:pPr>
        <w:pStyle w:val="ListParagraph"/>
        <w:ind w:left="0"/>
        <w:jc w:val="both"/>
        <w:rPr>
          <w:ins w:id="1526" w:author="Microsoft" w:date="2020-04-15T15:07:00Z"/>
          <w:rFonts w:cstheme="minorHAnsi"/>
          <w:b/>
          <w:sz w:val="24"/>
          <w:szCs w:val="24"/>
          <w:u w:val="single"/>
        </w:rPr>
        <w:pPrChange w:id="1527" w:author="Microsoft" w:date="2020-04-16T16:22:00Z">
          <w:pPr>
            <w:pStyle w:val="ListParagraph"/>
            <w:ind w:left="0"/>
          </w:pPr>
        </w:pPrChange>
      </w:pPr>
      <w:ins w:id="1528" w:author="Microsoft" w:date="2020-04-15T15:07:00Z">
        <w:r w:rsidRPr="00781FAB">
          <w:rPr>
            <w:rFonts w:cstheme="minorHAnsi"/>
            <w:b/>
            <w:sz w:val="24"/>
            <w:szCs w:val="24"/>
            <w:u w:val="single"/>
          </w:rPr>
          <w:t>Hardware improvements for java real time</w:t>
        </w:r>
      </w:ins>
      <w:ins w:id="1529" w:author="Microsoft" w:date="2020-04-16T16:11:00Z">
        <w:r w:rsidR="00127784">
          <w:rPr>
            <w:rFonts w:cstheme="minorHAnsi"/>
            <w:b/>
            <w:sz w:val="24"/>
            <w:szCs w:val="24"/>
            <w:u w:val="single"/>
          </w:rPr>
          <w:t xml:space="preserve"> </w:t>
        </w:r>
      </w:ins>
      <w:ins w:id="1530" w:author="Microsoft" w:date="2020-04-15T19:16:00Z">
        <w:r w:rsidR="008B1ECE">
          <w:rPr>
            <w:rFonts w:cstheme="minorHAnsi"/>
            <w:b/>
            <w:sz w:val="24"/>
            <w:szCs w:val="24"/>
            <w:u w:val="single"/>
          </w:rPr>
          <w:t>(processors)</w:t>
        </w:r>
      </w:ins>
    </w:p>
    <w:p w14:paraId="31123B58" w14:textId="77777777" w:rsidR="00677281" w:rsidRPr="0026078C" w:rsidRDefault="00677281">
      <w:pPr>
        <w:pStyle w:val="ListParagraph"/>
        <w:ind w:left="0"/>
        <w:jc w:val="both"/>
        <w:rPr>
          <w:ins w:id="1531" w:author="Microsoft" w:date="2020-04-15T15:07:00Z"/>
          <w:rFonts w:cstheme="minorHAnsi"/>
          <w:b/>
          <w:sz w:val="24"/>
          <w:szCs w:val="24"/>
          <w:u w:val="single"/>
        </w:rPr>
        <w:pPrChange w:id="1532" w:author="Microsoft" w:date="2020-04-16T16:22:00Z">
          <w:pPr>
            <w:pStyle w:val="ListParagraph"/>
            <w:ind w:left="0"/>
          </w:pPr>
        </w:pPrChange>
      </w:pPr>
    </w:p>
    <w:p w14:paraId="5274B344" w14:textId="620E2A1E" w:rsidR="00677281" w:rsidRPr="00781FAB" w:rsidRDefault="00677281">
      <w:pPr>
        <w:pStyle w:val="ListParagraph"/>
        <w:numPr>
          <w:ilvl w:val="0"/>
          <w:numId w:val="29"/>
        </w:numPr>
        <w:jc w:val="both"/>
        <w:rPr>
          <w:ins w:id="1533" w:author="Microsoft" w:date="2020-04-15T15:08:00Z"/>
          <w:rFonts w:cstheme="minorHAnsi"/>
          <w:sz w:val="24"/>
          <w:szCs w:val="24"/>
          <w:u w:val="single"/>
        </w:rPr>
        <w:pPrChange w:id="1534" w:author="Microsoft" w:date="2020-04-16T16:22:00Z">
          <w:pPr>
            <w:pStyle w:val="ListParagraph"/>
            <w:ind w:left="0"/>
          </w:pPr>
        </w:pPrChange>
      </w:pPr>
      <w:ins w:id="1535" w:author="Microsoft" w:date="2020-04-15T15:07:00Z">
        <w:r w:rsidRPr="00781FAB">
          <w:rPr>
            <w:rFonts w:cstheme="minorHAnsi"/>
            <w:sz w:val="24"/>
            <w:szCs w:val="24"/>
            <w:u w:val="single"/>
            <w:rPrChange w:id="1536" w:author="Microsoft" w:date="2020-04-15T17:12:00Z">
              <w:rPr>
                <w:rFonts w:cstheme="minorHAnsi"/>
                <w:b/>
                <w:sz w:val="24"/>
                <w:szCs w:val="24"/>
                <w:u w:val="single"/>
              </w:rPr>
            </w:rPrChange>
          </w:rPr>
          <w:t>Komodo.</w:t>
        </w:r>
      </w:ins>
    </w:p>
    <w:p w14:paraId="205C927A" w14:textId="74CDE3AE" w:rsidR="00435F5C" w:rsidRPr="00781FAB" w:rsidRDefault="00435F5C">
      <w:pPr>
        <w:pStyle w:val="ListParagraph"/>
        <w:numPr>
          <w:ilvl w:val="0"/>
          <w:numId w:val="29"/>
        </w:numPr>
        <w:jc w:val="both"/>
        <w:rPr>
          <w:ins w:id="1537" w:author="Microsoft" w:date="2020-04-15T15:08:00Z"/>
          <w:rFonts w:cstheme="minorHAnsi"/>
          <w:sz w:val="24"/>
          <w:szCs w:val="24"/>
          <w:u w:val="single"/>
        </w:rPr>
        <w:pPrChange w:id="1538" w:author="Microsoft" w:date="2020-04-16T16:22:00Z">
          <w:pPr>
            <w:pStyle w:val="ListParagraph"/>
            <w:ind w:left="0"/>
          </w:pPr>
        </w:pPrChange>
      </w:pPr>
      <w:ins w:id="1539" w:author="Microsoft" w:date="2020-04-15T15:08:00Z">
        <w:r w:rsidRPr="00781FAB">
          <w:rPr>
            <w:rFonts w:cstheme="minorHAnsi"/>
            <w:sz w:val="24"/>
            <w:szCs w:val="24"/>
            <w:u w:val="single"/>
          </w:rPr>
          <w:t xml:space="preserve">SHAP </w:t>
        </w:r>
        <w:r w:rsidRPr="00781FAB">
          <w:rPr>
            <w:rFonts w:cstheme="minorHAnsi"/>
            <w:sz w:val="24"/>
            <w:szCs w:val="24"/>
            <w:rPrChange w:id="1540" w:author="Microsoft" w:date="2020-04-15T17:12:00Z">
              <w:rPr/>
            </w:rPrChange>
          </w:rPr>
          <w:t>is another Java processor that is designed specifically for real-time systems. It implements rapid context switching and concurrent Garbage Collector (GC)</w:t>
        </w:r>
      </w:ins>
      <w:ins w:id="1541" w:author="Microsoft" w:date="2020-04-15T15:09:00Z">
        <w:r w:rsidR="003C607A" w:rsidRPr="00781FAB">
          <w:rPr>
            <w:rFonts w:cstheme="minorHAnsi"/>
            <w:sz w:val="24"/>
            <w:szCs w:val="24"/>
            <w:rPrChange w:id="1542" w:author="Microsoft" w:date="2020-04-15T17:12:00Z">
              <w:rPr/>
            </w:rPrChange>
          </w:rPr>
          <w:t>.</w:t>
        </w:r>
      </w:ins>
    </w:p>
    <w:p w14:paraId="1A6C14A2" w14:textId="0A8A4035" w:rsidR="00435F5C" w:rsidRPr="007F0C28" w:rsidRDefault="00435F5C">
      <w:pPr>
        <w:pStyle w:val="ListParagraph"/>
        <w:numPr>
          <w:ilvl w:val="0"/>
          <w:numId w:val="29"/>
        </w:numPr>
        <w:jc w:val="both"/>
        <w:rPr>
          <w:ins w:id="1543" w:author="Microsoft" w:date="2020-04-15T17:34:00Z"/>
          <w:rFonts w:cstheme="minorHAnsi"/>
          <w:sz w:val="24"/>
          <w:szCs w:val="24"/>
          <w:u w:val="single"/>
          <w:rPrChange w:id="1544" w:author="Microsoft" w:date="2020-04-15T17:34:00Z">
            <w:rPr>
              <w:ins w:id="1545" w:author="Microsoft" w:date="2020-04-15T17:34:00Z"/>
              <w:rFonts w:cstheme="minorHAnsi"/>
              <w:sz w:val="24"/>
              <w:szCs w:val="24"/>
            </w:rPr>
          </w:rPrChange>
        </w:rPr>
        <w:pPrChange w:id="1546" w:author="Microsoft" w:date="2020-04-16T16:22:00Z">
          <w:pPr>
            <w:pStyle w:val="ListParagraph"/>
            <w:ind w:left="0"/>
          </w:pPr>
        </w:pPrChange>
      </w:pPr>
      <w:ins w:id="1547" w:author="Microsoft" w:date="2020-04-15T15:08:00Z">
        <w:r w:rsidRPr="00781FAB">
          <w:rPr>
            <w:rFonts w:cstheme="minorHAnsi"/>
            <w:sz w:val="24"/>
            <w:szCs w:val="24"/>
            <w:u w:val="single"/>
          </w:rPr>
          <w:t>JOP</w:t>
        </w:r>
      </w:ins>
      <w:ins w:id="1548" w:author="Microsoft" w:date="2020-04-15T15:09:00Z">
        <w:r w:rsidR="003C607A" w:rsidRPr="00781FAB">
          <w:rPr>
            <w:rFonts w:cstheme="minorHAnsi"/>
            <w:sz w:val="24"/>
            <w:szCs w:val="24"/>
            <w:u w:val="single"/>
          </w:rPr>
          <w:t xml:space="preserve"> </w:t>
        </w:r>
        <w:r w:rsidR="003C607A" w:rsidRPr="00781FAB">
          <w:rPr>
            <w:rFonts w:cstheme="minorHAnsi"/>
            <w:sz w:val="24"/>
            <w:szCs w:val="24"/>
            <w:rPrChange w:id="1549" w:author="Microsoft" w:date="2020-04-15T17:12:00Z">
              <w:rPr/>
            </w:rPrChange>
          </w:rPr>
          <w:t xml:space="preserve">is a well-developed Java processor which is WCET analyzable. Method cache in JOP simplifies the evaluation of WCET in control flow, due to the fact most effective thread switching can introduce cache misses. Tools for performing WCET analysis on </w:t>
        </w:r>
        <w:r w:rsidR="003C607A" w:rsidRPr="00781FAB">
          <w:rPr>
            <w:rFonts w:cstheme="minorHAnsi"/>
            <w:sz w:val="24"/>
            <w:szCs w:val="24"/>
            <w:rPrChange w:id="1550" w:author="Microsoft" w:date="2020-04-15T17:12:00Z">
              <w:rPr/>
            </w:rPrChange>
          </w:rPr>
          <w:lastRenderedPageBreak/>
          <w:t>JOP is provided in [12]. The excessive degree WCET analysis is primarily based on ILP and a low level timing model is provided by JOP properties.</w:t>
        </w:r>
      </w:ins>
    </w:p>
    <w:p w14:paraId="6D946EED" w14:textId="77777777" w:rsidR="007F0C28" w:rsidRDefault="007F0C28">
      <w:pPr>
        <w:keepNext/>
        <w:jc w:val="both"/>
        <w:rPr>
          <w:ins w:id="1551" w:author="Microsoft" w:date="2020-04-15T17:35:00Z"/>
        </w:rPr>
        <w:pPrChange w:id="1552" w:author="Microsoft" w:date="2020-04-16T16:22:00Z">
          <w:pPr/>
        </w:pPrChange>
      </w:pPr>
      <w:ins w:id="1553" w:author="Microsoft" w:date="2020-04-15T17:34:00Z">
        <w:r>
          <w:rPr>
            <w:rFonts w:cstheme="minorHAnsi"/>
            <w:noProof/>
            <w:sz w:val="24"/>
            <w:szCs w:val="24"/>
            <w:u w:val="single"/>
          </w:rPr>
          <w:drawing>
            <wp:inline distT="0" distB="0" distL="0" distR="0" wp14:anchorId="33DE0A48" wp14:editId="2170C631">
              <wp:extent cx="5731510" cy="317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 time java solution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ins>
    </w:p>
    <w:p w14:paraId="04033654" w14:textId="51F9F02D" w:rsidR="007F0C28" w:rsidRPr="007F0C28" w:rsidRDefault="007F0C28">
      <w:pPr>
        <w:pStyle w:val="Caption"/>
        <w:jc w:val="center"/>
        <w:rPr>
          <w:ins w:id="1554" w:author="Microsoft" w:date="2020-04-14T20:05:00Z"/>
          <w:rFonts w:cstheme="minorHAnsi"/>
          <w:sz w:val="24"/>
          <w:szCs w:val="24"/>
          <w:u w:val="single"/>
          <w:rPrChange w:id="1555" w:author="Microsoft" w:date="2020-04-15T17:34:00Z">
            <w:rPr>
              <w:ins w:id="1556" w:author="Microsoft" w:date="2020-04-14T20:05:00Z"/>
              <w:rFonts w:ascii="Calibri" w:hAnsi="Calibri" w:cs="Calibri"/>
              <w:b/>
              <w:sz w:val="24"/>
              <w:szCs w:val="24"/>
              <w:u w:val="single"/>
            </w:rPr>
          </w:rPrChange>
        </w:rPr>
        <w:pPrChange w:id="1557" w:author="Microsoft" w:date="2020-04-16T16:22:00Z">
          <w:pPr>
            <w:pStyle w:val="ListParagraph"/>
            <w:ind w:left="0"/>
          </w:pPr>
        </w:pPrChange>
      </w:pPr>
      <w:ins w:id="1558" w:author="Microsoft" w:date="2020-04-15T17:35:00Z">
        <w:r>
          <w:t xml:space="preserve">Figure </w:t>
        </w:r>
        <w:r>
          <w:fldChar w:fldCharType="begin"/>
        </w:r>
        <w:r>
          <w:instrText xml:space="preserve"> SEQ Figure \* ARABIC </w:instrText>
        </w:r>
      </w:ins>
      <w:r>
        <w:fldChar w:fldCharType="separate"/>
      </w:r>
      <w:ins w:id="1559" w:author="Microsoft" w:date="2020-04-15T17:35:00Z">
        <w:r>
          <w:rPr>
            <w:noProof/>
          </w:rPr>
          <w:t>16</w:t>
        </w:r>
        <w:r>
          <w:fldChar w:fldCharType="end"/>
        </w:r>
        <w:r>
          <w:t>: Real time java solutions</w:t>
        </w:r>
      </w:ins>
    </w:p>
    <w:p w14:paraId="4CC453A4" w14:textId="77777777" w:rsidR="0071048B" w:rsidRPr="00781FAB" w:rsidRDefault="0071048B">
      <w:pPr>
        <w:pStyle w:val="ListParagraph"/>
        <w:ind w:left="0"/>
        <w:jc w:val="both"/>
        <w:rPr>
          <w:ins w:id="1560" w:author="Microsoft" w:date="2020-04-14T20:06:00Z"/>
          <w:rFonts w:cstheme="minorHAnsi"/>
        </w:rPr>
        <w:pPrChange w:id="1561" w:author="Microsoft" w:date="2020-04-16T16:22:00Z">
          <w:pPr>
            <w:pStyle w:val="ListParagraph"/>
            <w:ind w:left="0"/>
          </w:pPr>
        </w:pPrChange>
      </w:pPr>
    </w:p>
    <w:p w14:paraId="06587E53" w14:textId="77777777" w:rsidR="00D56F3E" w:rsidRPr="0026078C" w:rsidRDefault="00D56F3E" w:rsidP="00D56F3E">
      <w:pPr>
        <w:pStyle w:val="ListParagraph"/>
        <w:ind w:left="0"/>
        <w:rPr>
          <w:ins w:id="1562" w:author="Microsoft" w:date="2020-04-14T19:19:00Z"/>
          <w:rFonts w:cstheme="minorHAnsi"/>
          <w:b/>
          <w:sz w:val="24"/>
          <w:szCs w:val="24"/>
          <w:u w:val="single"/>
        </w:rPr>
      </w:pPr>
    </w:p>
    <w:p w14:paraId="0BF2E4D6" w14:textId="77777777" w:rsidR="00D56F3E" w:rsidRPr="00DB4C0F" w:rsidRDefault="00D56F3E" w:rsidP="00D56F3E">
      <w:pPr>
        <w:pStyle w:val="ListParagraph"/>
        <w:ind w:left="0"/>
        <w:rPr>
          <w:ins w:id="1563" w:author="Microsoft" w:date="2020-04-14T19:19:00Z"/>
          <w:rFonts w:cstheme="minorHAnsi"/>
          <w:b/>
          <w:sz w:val="32"/>
          <w:szCs w:val="32"/>
          <w:rPrChange w:id="1564" w:author="Microsoft" w:date="2020-04-16T16:23:00Z">
            <w:rPr>
              <w:ins w:id="1565" w:author="Microsoft" w:date="2020-04-14T19:19:00Z"/>
              <w:rFonts w:cstheme="minorHAnsi"/>
              <w:b/>
              <w:sz w:val="24"/>
              <w:szCs w:val="24"/>
              <w:u w:val="single"/>
            </w:rPr>
          </w:rPrChange>
        </w:rPr>
      </w:pPr>
      <w:ins w:id="1566" w:author="Microsoft" w:date="2020-04-14T19:19:00Z">
        <w:r w:rsidRPr="00DB4C0F">
          <w:rPr>
            <w:rFonts w:cstheme="minorHAnsi"/>
            <w:b/>
            <w:sz w:val="32"/>
            <w:szCs w:val="32"/>
            <w:rPrChange w:id="1567" w:author="Microsoft" w:date="2020-04-16T16:23:00Z">
              <w:rPr>
                <w:rFonts w:ascii="Calibri" w:hAnsi="Calibri" w:cs="Calibri"/>
                <w:b/>
                <w:sz w:val="24"/>
                <w:szCs w:val="24"/>
                <w:u w:val="single"/>
              </w:rPr>
            </w:rPrChange>
          </w:rPr>
          <w:t>Exisitng packages available to support real time functionalities in both C and Java:</w:t>
        </w:r>
      </w:ins>
    </w:p>
    <w:tbl>
      <w:tblPr>
        <w:tblStyle w:val="TableGrid"/>
        <w:tblW w:w="0" w:type="auto"/>
        <w:tblLayout w:type="fixed"/>
        <w:tblLook w:val="04A0" w:firstRow="1" w:lastRow="0" w:firstColumn="1" w:lastColumn="0" w:noHBand="0" w:noVBand="1"/>
        <w:tblPrChange w:id="1568" w:author="Microsoft" w:date="2020-04-15T17:08:00Z">
          <w:tblPr>
            <w:tblStyle w:val="TableGrid"/>
            <w:tblW w:w="0" w:type="auto"/>
            <w:tblLook w:val="04A0" w:firstRow="1" w:lastRow="0" w:firstColumn="1" w:lastColumn="0" w:noHBand="0" w:noVBand="1"/>
          </w:tblPr>
        </w:tblPrChange>
      </w:tblPr>
      <w:tblGrid>
        <w:gridCol w:w="5382"/>
        <w:gridCol w:w="3634"/>
        <w:tblGridChange w:id="1569">
          <w:tblGrid>
            <w:gridCol w:w="6733"/>
            <w:gridCol w:w="2283"/>
          </w:tblGrid>
        </w:tblGridChange>
      </w:tblGrid>
      <w:tr w:rsidR="00B60E38" w:rsidRPr="00781FAB" w14:paraId="7D8D4AA0" w14:textId="77777777" w:rsidTr="00B60E38">
        <w:trPr>
          <w:ins w:id="1570" w:author="Microsoft" w:date="2020-04-15T10:48:00Z"/>
        </w:trPr>
        <w:tc>
          <w:tcPr>
            <w:tcW w:w="5382" w:type="dxa"/>
            <w:tcPrChange w:id="1571" w:author="Microsoft" w:date="2020-04-15T17:08:00Z">
              <w:tcPr>
                <w:tcW w:w="4508" w:type="dxa"/>
              </w:tcPr>
            </w:tcPrChange>
          </w:tcPr>
          <w:p w14:paraId="44087822" w14:textId="0729FAE2" w:rsidR="00254A62" w:rsidRPr="00781FAB" w:rsidRDefault="00254A62">
            <w:pPr>
              <w:pStyle w:val="ListParagraph"/>
              <w:ind w:left="0"/>
              <w:jc w:val="center"/>
              <w:rPr>
                <w:ins w:id="1572" w:author="Microsoft" w:date="2020-04-15T10:48:00Z"/>
                <w:rFonts w:cstheme="minorHAnsi"/>
                <w:sz w:val="24"/>
                <w:szCs w:val="24"/>
              </w:rPr>
              <w:pPrChange w:id="1573" w:author="Microsoft" w:date="2020-04-16T16:23:00Z">
                <w:pPr>
                  <w:pStyle w:val="ListParagraph"/>
                  <w:ind w:left="0"/>
                </w:pPr>
              </w:pPrChange>
            </w:pPr>
            <w:ins w:id="1574" w:author="Microsoft" w:date="2020-04-15T10:48:00Z">
              <w:r w:rsidRPr="00781FAB">
                <w:rPr>
                  <w:rFonts w:cstheme="minorHAnsi"/>
                  <w:b/>
                  <w:color w:val="222222"/>
                  <w:sz w:val="24"/>
                  <w:szCs w:val="24"/>
                  <w:shd w:val="clear" w:color="auto" w:fill="FFFFFF"/>
                </w:rPr>
                <w:t>Java:</w:t>
              </w:r>
            </w:ins>
          </w:p>
          <w:p w14:paraId="13F58CBE" w14:textId="77777777" w:rsidR="00254A62" w:rsidRPr="0026078C" w:rsidRDefault="00254A62">
            <w:pPr>
              <w:pStyle w:val="ListParagraph"/>
              <w:ind w:left="0"/>
              <w:jc w:val="center"/>
              <w:rPr>
                <w:ins w:id="1575" w:author="Microsoft" w:date="2020-04-15T10:48:00Z"/>
                <w:rFonts w:cstheme="minorHAnsi"/>
                <w:b/>
                <w:sz w:val="24"/>
                <w:szCs w:val="24"/>
                <w:u w:val="single"/>
              </w:rPr>
              <w:pPrChange w:id="1576" w:author="Microsoft" w:date="2020-04-16T16:23:00Z">
                <w:pPr>
                  <w:pStyle w:val="ListParagraph"/>
                  <w:ind w:left="0"/>
                </w:pPr>
              </w:pPrChange>
            </w:pPr>
          </w:p>
        </w:tc>
        <w:tc>
          <w:tcPr>
            <w:tcW w:w="3634" w:type="dxa"/>
            <w:tcPrChange w:id="1577" w:author="Microsoft" w:date="2020-04-15T17:08:00Z">
              <w:tcPr>
                <w:tcW w:w="4508" w:type="dxa"/>
              </w:tcPr>
            </w:tcPrChange>
          </w:tcPr>
          <w:p w14:paraId="4E250713" w14:textId="708A7123" w:rsidR="00254A62" w:rsidRPr="00D55598" w:rsidRDefault="00254A62">
            <w:pPr>
              <w:pStyle w:val="ListParagraph"/>
              <w:ind w:left="0"/>
              <w:jc w:val="center"/>
              <w:rPr>
                <w:ins w:id="1578" w:author="Microsoft" w:date="2020-04-15T10:48:00Z"/>
                <w:rFonts w:cstheme="minorHAnsi"/>
                <w:b/>
                <w:sz w:val="24"/>
                <w:szCs w:val="24"/>
                <w:u w:val="single"/>
              </w:rPr>
              <w:pPrChange w:id="1579" w:author="Microsoft" w:date="2020-04-16T16:23:00Z">
                <w:pPr>
                  <w:pStyle w:val="ListParagraph"/>
                  <w:ind w:left="0"/>
                </w:pPr>
              </w:pPrChange>
            </w:pPr>
            <w:ins w:id="1580" w:author="Microsoft" w:date="2020-04-15T10:48:00Z">
              <w:r w:rsidRPr="00D55598">
                <w:rPr>
                  <w:rFonts w:cstheme="minorHAnsi"/>
                  <w:b/>
                  <w:sz w:val="24"/>
                  <w:szCs w:val="24"/>
                </w:rPr>
                <w:t>C:</w:t>
              </w:r>
            </w:ins>
          </w:p>
        </w:tc>
      </w:tr>
      <w:tr w:rsidR="00B60E38" w:rsidRPr="00781FAB" w14:paraId="2BD8B011" w14:textId="77777777" w:rsidTr="00B60E38">
        <w:trPr>
          <w:ins w:id="1581" w:author="Microsoft" w:date="2020-04-15T10:48:00Z"/>
        </w:trPr>
        <w:tc>
          <w:tcPr>
            <w:tcW w:w="5382" w:type="dxa"/>
            <w:tcPrChange w:id="1582" w:author="Microsoft" w:date="2020-04-15T17:08:00Z">
              <w:tcPr>
                <w:tcW w:w="4508" w:type="dxa"/>
              </w:tcPr>
            </w:tcPrChange>
          </w:tcPr>
          <w:p w14:paraId="080DD117" w14:textId="77777777" w:rsidR="00254A62" w:rsidRPr="0056116F" w:rsidRDefault="00254A62">
            <w:pPr>
              <w:pStyle w:val="PreformattedText"/>
              <w:numPr>
                <w:ilvl w:val="0"/>
                <w:numId w:val="27"/>
              </w:numPr>
              <w:jc w:val="both"/>
              <w:rPr>
                <w:ins w:id="1583" w:author="Microsoft" w:date="2020-04-16T16:06:00Z"/>
                <w:rStyle w:val="SourceText"/>
                <w:rFonts w:asciiTheme="minorHAnsi" w:hAnsiTheme="minorHAnsi" w:cstheme="minorHAnsi"/>
                <w:sz w:val="24"/>
                <w:szCs w:val="24"/>
                <w:rPrChange w:id="1584" w:author="Microsoft" w:date="2020-04-16T16:06:00Z">
                  <w:rPr>
                    <w:ins w:id="1585" w:author="Microsoft" w:date="2020-04-16T16:06:00Z"/>
                    <w:rStyle w:val="SourceText"/>
                    <w:rFonts w:asciiTheme="minorHAnsi" w:hAnsiTheme="minorHAnsi" w:cstheme="minorHAnsi"/>
                    <w:sz w:val="24"/>
                    <w:szCs w:val="24"/>
                    <w:u w:val="single"/>
                  </w:rPr>
                </w:rPrChange>
              </w:rPr>
              <w:pPrChange w:id="1586" w:author="Microsoft" w:date="2020-04-16T16:12:00Z">
                <w:pPr>
                  <w:pStyle w:val="PreformattedText"/>
                  <w:numPr>
                    <w:numId w:val="22"/>
                  </w:numPr>
                  <w:ind w:left="1800" w:hanging="360"/>
                </w:pPr>
              </w:pPrChange>
            </w:pPr>
            <w:ins w:id="1587" w:author="Microsoft" w:date="2020-04-15T10:49:00Z">
              <w:r w:rsidRPr="00D55598">
                <w:rPr>
                  <w:rStyle w:val="SourceText"/>
                  <w:rFonts w:asciiTheme="minorHAnsi" w:hAnsiTheme="minorHAnsi" w:cstheme="minorHAnsi"/>
                  <w:sz w:val="24"/>
                  <w:szCs w:val="24"/>
                  <w:u w:val="single"/>
                </w:rPr>
                <w:t>import java.util.concurrent.*  = Package for concurrent programming</w:t>
              </w:r>
            </w:ins>
          </w:p>
          <w:p w14:paraId="2F485F58" w14:textId="56E4A8FE" w:rsidR="0056116F" w:rsidRPr="0056116F" w:rsidRDefault="0056116F">
            <w:pPr>
              <w:pStyle w:val="ListParagraph"/>
              <w:numPr>
                <w:ilvl w:val="0"/>
                <w:numId w:val="27"/>
              </w:numPr>
              <w:suppressAutoHyphens/>
              <w:autoSpaceDN w:val="0"/>
              <w:jc w:val="both"/>
              <w:textAlignment w:val="baseline"/>
              <w:rPr>
                <w:ins w:id="1588" w:author="Microsoft" w:date="2020-04-15T17:38:00Z"/>
                <w:rStyle w:val="SourceText"/>
                <w:rFonts w:asciiTheme="minorHAnsi" w:eastAsiaTheme="minorEastAsia" w:hAnsiTheme="minorHAnsi" w:cstheme="minorHAnsi"/>
                <w:sz w:val="24"/>
                <w:szCs w:val="24"/>
                <w:rPrChange w:id="1589" w:author="Microsoft" w:date="2020-04-16T16:07:00Z">
                  <w:rPr>
                    <w:ins w:id="1590" w:author="Microsoft" w:date="2020-04-15T17:38:00Z"/>
                    <w:rStyle w:val="SourceText"/>
                    <w:rFonts w:asciiTheme="minorHAnsi" w:hAnsiTheme="minorHAnsi" w:cstheme="minorHAnsi"/>
                    <w:sz w:val="24"/>
                    <w:szCs w:val="24"/>
                    <w:u w:val="single"/>
                  </w:rPr>
                </w:rPrChange>
              </w:rPr>
              <w:pPrChange w:id="1591" w:author="Microsoft" w:date="2020-04-16T16:12:00Z">
                <w:pPr>
                  <w:pStyle w:val="PreformattedText"/>
                  <w:numPr>
                    <w:numId w:val="22"/>
                  </w:numPr>
                  <w:ind w:left="1800" w:hanging="360"/>
                </w:pPr>
              </w:pPrChange>
            </w:pPr>
            <w:ins w:id="1592" w:author="Microsoft" w:date="2020-04-16T16:06:00Z">
              <w:r w:rsidRPr="00781FAB">
                <w:rPr>
                  <w:rStyle w:val="SourceText"/>
                  <w:rFonts w:asciiTheme="minorHAnsi" w:hAnsiTheme="minorHAnsi" w:cstheme="minorHAnsi"/>
                  <w:sz w:val="24"/>
                  <w:szCs w:val="24"/>
                </w:rPr>
                <w:t xml:space="preserve">import java.util.concurrent.Semaphore </w:t>
              </w:r>
              <w:r w:rsidRPr="00781FAB">
                <w:rPr>
                  <w:rFonts w:cstheme="minorHAnsi"/>
                  <w:sz w:val="24"/>
                  <w:szCs w:val="24"/>
                  <w:u w:val="single"/>
                </w:rPr>
                <w:t xml:space="preserve"> = Package for semaphore</w:t>
              </w:r>
            </w:ins>
          </w:p>
          <w:p w14:paraId="7AE3EF71" w14:textId="0EB4A2A4" w:rsidR="00D55598" w:rsidRPr="00D55598" w:rsidRDefault="00D55598">
            <w:pPr>
              <w:pStyle w:val="PreformattedText"/>
              <w:numPr>
                <w:ilvl w:val="0"/>
                <w:numId w:val="27"/>
              </w:numPr>
              <w:jc w:val="both"/>
              <w:rPr>
                <w:ins w:id="1593" w:author="Microsoft" w:date="2020-04-15T10:49:00Z"/>
                <w:rFonts w:asciiTheme="minorHAnsi" w:hAnsiTheme="minorHAnsi" w:cstheme="minorHAnsi"/>
                <w:sz w:val="24"/>
                <w:szCs w:val="24"/>
              </w:rPr>
              <w:pPrChange w:id="1594" w:author="Microsoft" w:date="2020-04-16T16:12:00Z">
                <w:pPr>
                  <w:pStyle w:val="PreformattedText"/>
                  <w:numPr>
                    <w:numId w:val="22"/>
                  </w:numPr>
                  <w:ind w:left="1800" w:hanging="360"/>
                </w:pPr>
              </w:pPrChange>
            </w:pPr>
            <w:ins w:id="1595" w:author="Microsoft" w:date="2020-04-15T17:38:00Z">
              <w:r w:rsidRPr="00781FAB">
                <w:rPr>
                  <w:rStyle w:val="SourceText"/>
                  <w:rFonts w:asciiTheme="minorHAnsi" w:hAnsiTheme="minorHAnsi" w:cstheme="minorHAnsi"/>
                  <w:sz w:val="24"/>
                  <w:szCs w:val="24"/>
                  <w:u w:val="single"/>
                </w:rPr>
                <w:t>LJRT package for real time java (Lund Java Real TIme</w:t>
              </w:r>
              <w:r w:rsidRPr="0026078C">
                <w:rPr>
                  <w:rStyle w:val="SourceText"/>
                  <w:rFonts w:asciiTheme="minorHAnsi" w:hAnsiTheme="minorHAnsi" w:cstheme="minorHAnsi"/>
                  <w:sz w:val="24"/>
                  <w:szCs w:val="24"/>
                  <w:u w:val="single"/>
                </w:rPr>
                <w:t xml:space="preserve">) semaphore - se.lth.cs.realtime.semaphore.Semaphore  </w:t>
              </w:r>
              <w:r w:rsidRPr="007F0C28">
                <w:rPr>
                  <w:rStyle w:val="SourceText"/>
                  <w:rFonts w:asciiTheme="minorHAnsi" w:hAnsiTheme="minorHAnsi" w:cstheme="minorHAnsi"/>
                  <w:sz w:val="24"/>
                  <w:szCs w:val="24"/>
                  <w:u w:val="single"/>
                </w:rPr>
                <w:t xml:space="preserve">se.lth.cs.realtime.semaphore.MutexSem  </w:t>
              </w:r>
              <w:r w:rsidRPr="00FE14F7">
                <w:rPr>
                  <w:rStyle w:val="SourceText"/>
                  <w:rFonts w:asciiTheme="minorHAnsi" w:hAnsiTheme="minorHAnsi" w:cstheme="minorHAnsi"/>
                  <w:sz w:val="24"/>
                  <w:szCs w:val="24"/>
                  <w:u w:val="single"/>
                </w:rPr>
                <w:t>se.lth.cs.realtime.semaphore.CountingSem</w:t>
              </w:r>
            </w:ins>
          </w:p>
          <w:p w14:paraId="49C691DE" w14:textId="61D6BFCC" w:rsidR="009337D9" w:rsidRPr="00781FAB" w:rsidRDefault="009337D9">
            <w:pPr>
              <w:pStyle w:val="PreformattedText"/>
              <w:numPr>
                <w:ilvl w:val="0"/>
                <w:numId w:val="27"/>
              </w:numPr>
              <w:jc w:val="both"/>
              <w:rPr>
                <w:ins w:id="1596" w:author="Microsoft" w:date="2020-04-15T17:05:00Z"/>
                <w:rStyle w:val="SourceText"/>
                <w:rFonts w:asciiTheme="minorHAnsi" w:hAnsiTheme="minorHAnsi" w:cstheme="minorHAnsi"/>
                <w:sz w:val="24"/>
                <w:szCs w:val="24"/>
                <w:rPrChange w:id="1597" w:author="Microsoft" w:date="2020-04-15T17:12:00Z">
                  <w:rPr>
                    <w:ins w:id="1598" w:author="Microsoft" w:date="2020-04-15T17:05:00Z"/>
                    <w:rStyle w:val="SourceText"/>
                    <w:rFonts w:asciiTheme="minorHAnsi" w:hAnsiTheme="minorHAnsi" w:cstheme="minorHAnsi"/>
                    <w:sz w:val="24"/>
                    <w:szCs w:val="24"/>
                    <w:u w:val="single"/>
                  </w:rPr>
                </w:rPrChange>
              </w:rPr>
              <w:pPrChange w:id="1599" w:author="Microsoft" w:date="2020-04-16T16:12:00Z">
                <w:pPr>
                  <w:pStyle w:val="PreformattedText"/>
                  <w:numPr>
                    <w:numId w:val="22"/>
                  </w:numPr>
                  <w:ind w:left="1800" w:hanging="360"/>
                </w:pPr>
              </w:pPrChange>
            </w:pPr>
            <w:ins w:id="1600" w:author="Microsoft" w:date="2020-04-15T17:05:00Z">
              <w:r w:rsidRPr="00D55598">
                <w:rPr>
                  <w:rStyle w:val="SourceText"/>
                  <w:rFonts w:asciiTheme="minorHAnsi" w:hAnsiTheme="minorHAnsi" w:cstheme="minorHAnsi"/>
                  <w:sz w:val="24"/>
                  <w:szCs w:val="24"/>
                </w:rPr>
                <w:t>In RTSJ there are these packages</w:t>
              </w:r>
            </w:ins>
          </w:p>
          <w:p w14:paraId="76ACA8CD" w14:textId="55B01C47" w:rsidR="00254A62" w:rsidRPr="006D7D13" w:rsidRDefault="00FC394D">
            <w:pPr>
              <w:pStyle w:val="ListParagraph"/>
              <w:numPr>
                <w:ilvl w:val="0"/>
                <w:numId w:val="40"/>
              </w:numPr>
              <w:jc w:val="both"/>
              <w:rPr>
                <w:ins w:id="1601" w:author="Microsoft" w:date="2020-04-15T17:15:00Z"/>
                <w:rStyle w:val="HTMLCode"/>
                <w:rFonts w:asciiTheme="minorHAnsi" w:eastAsiaTheme="minorEastAsia" w:hAnsiTheme="minorHAnsi" w:cstheme="minorHAnsi"/>
                <w:b/>
                <w:sz w:val="24"/>
                <w:szCs w:val="24"/>
                <w:u w:val="single"/>
                <w:rPrChange w:id="1602" w:author="Microsoft" w:date="2020-04-15T17:15:00Z">
                  <w:rPr>
                    <w:ins w:id="1603" w:author="Microsoft" w:date="2020-04-15T17:15:00Z"/>
                    <w:rStyle w:val="HTMLCode"/>
                    <w:rFonts w:asciiTheme="minorHAnsi" w:eastAsia="Noto Sans Mono CJK JP" w:hAnsiTheme="minorHAnsi" w:cstheme="minorHAnsi"/>
                    <w:color w:val="323232"/>
                    <w:sz w:val="24"/>
                    <w:szCs w:val="24"/>
                    <w:bdr w:val="none" w:sz="0" w:space="0" w:color="auto" w:frame="1"/>
                    <w:shd w:val="clear" w:color="auto" w:fill="FFFFFF"/>
                  </w:rPr>
                </w:rPrChange>
              </w:rPr>
              <w:pPrChange w:id="1604" w:author="Microsoft" w:date="2020-04-16T16:12:00Z">
                <w:pPr>
                  <w:pStyle w:val="ListParagraph"/>
                  <w:ind w:left="0"/>
                </w:pPr>
              </w:pPrChange>
            </w:pPr>
            <w:ins w:id="1605" w:author="Microsoft" w:date="2020-04-15T10:49:00Z">
              <w:r>
                <w:rPr>
                  <w:rStyle w:val="HTMLCode"/>
                  <w:rFonts w:asciiTheme="minorHAnsi" w:eastAsia="Noto Sans Mono CJK JP" w:hAnsiTheme="minorHAnsi" w:cstheme="minorHAnsi"/>
                  <w:color w:val="323232"/>
                  <w:sz w:val="24"/>
                  <w:szCs w:val="24"/>
                  <w:bdr w:val="none" w:sz="0" w:space="0" w:color="auto" w:frame="1"/>
                  <w:shd w:val="clear" w:color="auto" w:fill="FFFFFF"/>
                </w:rPr>
                <w:t>Ja</w:t>
              </w:r>
              <w:r w:rsidR="00254A62" w:rsidRPr="00D55598">
                <w:rPr>
                  <w:rStyle w:val="HTMLCode"/>
                  <w:rFonts w:asciiTheme="minorHAnsi" w:eastAsia="Noto Sans Mono CJK JP" w:hAnsiTheme="minorHAnsi" w:cstheme="minorHAnsi"/>
                  <w:color w:val="323232"/>
                  <w:sz w:val="24"/>
                  <w:szCs w:val="24"/>
                  <w:bdr w:val="none" w:sz="0" w:space="0" w:color="auto" w:frame="1"/>
                  <w:shd w:val="clear" w:color="auto" w:fill="FFFFFF"/>
                </w:rPr>
                <w:t>volution package for real time application.</w:t>
              </w:r>
            </w:ins>
            <w:ins w:id="1606" w:author="Microsoft" w:date="2020-04-15T17:40:00Z">
              <w:r w:rsidR="003E7DF2">
                <w:rPr>
                  <w:rStyle w:val="HTMLCode"/>
                  <w:rFonts w:asciiTheme="minorHAnsi" w:eastAsia="Noto Sans Mono CJK JP" w:hAnsiTheme="minorHAnsi" w:cstheme="minorHAnsi"/>
                  <w:color w:val="323232"/>
                  <w:sz w:val="24"/>
                  <w:szCs w:val="24"/>
                  <w:bdr w:val="none" w:sz="0" w:space="0" w:color="auto" w:frame="1"/>
                  <w:shd w:val="clear" w:color="auto" w:fill="FFFFFF"/>
                </w:rPr>
                <w:t xml:space="preserve"> (Open source)</w:t>
              </w:r>
            </w:ins>
            <w:ins w:id="1607" w:author="Microsoft" w:date="2020-04-16T16:04: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 xml:space="preserve"> </w:t>
              </w:r>
            </w:ins>
            <w:ins w:id="1608" w:author="Microsoft" w:date="2020-04-16T16:05: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import static javolution.context.Concurrent</w:t>
              </w:r>
            </w:ins>
            <w:ins w:id="1609" w:author="Microsoft" w:date="2020-04-16T16:06: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Context</w:t>
              </w:r>
            </w:ins>
          </w:p>
          <w:p w14:paraId="1820C7EC" w14:textId="60582646" w:rsidR="006D7D13" w:rsidRPr="006D7D13" w:rsidRDefault="006D7D13">
            <w:pPr>
              <w:pStyle w:val="ListParagraph"/>
              <w:numPr>
                <w:ilvl w:val="0"/>
                <w:numId w:val="40"/>
              </w:numPr>
              <w:jc w:val="both"/>
              <w:rPr>
                <w:ins w:id="1610" w:author="Microsoft" w:date="2020-04-15T17:06:00Z"/>
                <w:rStyle w:val="HTMLCode"/>
                <w:rFonts w:asciiTheme="minorHAnsi" w:eastAsiaTheme="minorEastAsia" w:hAnsiTheme="minorHAnsi" w:cstheme="minorHAnsi"/>
                <w:sz w:val="24"/>
                <w:szCs w:val="24"/>
                <w:u w:val="single"/>
                <w:rPrChange w:id="1611" w:author="Microsoft" w:date="2020-04-15T17:15:00Z">
                  <w:rPr>
                    <w:ins w:id="1612" w:author="Microsoft" w:date="2020-04-15T17:06:00Z"/>
                    <w:rStyle w:val="HTMLCode"/>
                    <w:rFonts w:asciiTheme="minorHAnsi" w:eastAsia="Noto Sans Mono CJK JP" w:hAnsiTheme="minorHAnsi" w:cstheme="minorHAnsi"/>
                    <w:color w:val="323232"/>
                    <w:sz w:val="24"/>
                    <w:szCs w:val="24"/>
                    <w:bdr w:val="none" w:sz="0" w:space="0" w:color="auto" w:frame="1"/>
                    <w:shd w:val="clear" w:color="auto" w:fill="FFFFFF"/>
                  </w:rPr>
                </w:rPrChange>
              </w:rPr>
              <w:pPrChange w:id="1613" w:author="Microsoft" w:date="2020-04-16T16:12:00Z">
                <w:pPr>
                  <w:pStyle w:val="ListParagraph"/>
                  <w:ind w:left="0"/>
                </w:pPr>
              </w:pPrChange>
            </w:pPr>
            <w:ins w:id="1614" w:author="Microsoft" w:date="2020-04-15T17:15:00Z">
              <w:r w:rsidRPr="006D7D13">
                <w:rPr>
                  <w:rStyle w:val="HTMLCode"/>
                  <w:rFonts w:asciiTheme="minorHAnsi" w:eastAsiaTheme="minorEastAsia" w:hAnsiTheme="minorHAnsi" w:cstheme="minorHAnsi"/>
                  <w:sz w:val="24"/>
                  <w:szCs w:val="24"/>
                  <w:u w:val="single"/>
                  <w:rPrChange w:id="1615" w:author="Microsoft" w:date="2020-04-15T17:15:00Z">
                    <w:rPr>
                      <w:rStyle w:val="HTMLCode"/>
                      <w:rFonts w:asciiTheme="minorHAnsi" w:eastAsiaTheme="minorEastAsia" w:hAnsiTheme="minorHAnsi" w:cstheme="minorHAnsi"/>
                      <w:b/>
                      <w:sz w:val="24"/>
                      <w:szCs w:val="24"/>
                      <w:u w:val="single"/>
                    </w:rPr>
                  </w:rPrChange>
                </w:rPr>
                <w:t>import javax.realtime.*; this is the package for adding the things which are present below</w:t>
              </w:r>
            </w:ins>
            <w:ins w:id="1616" w:author="Microsoft" w:date="2020-04-15T17:59:00Z">
              <w:r w:rsidR="003F27E6">
                <w:rPr>
                  <w:rStyle w:val="HTMLCode"/>
                  <w:rFonts w:asciiTheme="minorHAnsi" w:eastAsiaTheme="minorEastAsia" w:hAnsiTheme="minorHAnsi" w:cstheme="minorHAnsi"/>
                  <w:sz w:val="24"/>
                  <w:szCs w:val="24"/>
                  <w:u w:val="single"/>
                </w:rPr>
                <w:t xml:space="preserve"> this targets embedded JAVA.</w:t>
              </w:r>
            </w:ins>
          </w:p>
          <w:p w14:paraId="3074DD74" w14:textId="0072DB54" w:rsidR="009337D9" w:rsidRPr="00781FAB" w:rsidRDefault="009337D9">
            <w:pPr>
              <w:pStyle w:val="ListParagraph"/>
              <w:numPr>
                <w:ilvl w:val="0"/>
                <w:numId w:val="40"/>
              </w:numPr>
              <w:jc w:val="both"/>
              <w:rPr>
                <w:ins w:id="1617" w:author="Microsoft" w:date="2020-04-15T10:48:00Z"/>
                <w:rFonts w:cstheme="minorHAnsi"/>
                <w:b/>
                <w:sz w:val="24"/>
                <w:szCs w:val="24"/>
                <w:u w:val="single"/>
              </w:rPr>
              <w:pPrChange w:id="1618" w:author="Microsoft" w:date="2020-04-16T16:12:00Z">
                <w:pPr>
                  <w:pStyle w:val="ListParagraph"/>
                  <w:ind w:left="0"/>
                </w:pPr>
              </w:pPrChange>
            </w:pPr>
            <w:ins w:id="1619" w:author="Microsoft" w:date="2020-04-15T17:06:00Z">
              <w:r w:rsidRPr="00781FAB">
                <w:rPr>
                  <w:rFonts w:cstheme="minorHAnsi"/>
                  <w:color w:val="000000"/>
                  <w:sz w:val="24"/>
                  <w:szCs w:val="24"/>
                  <w:shd w:val="clear" w:color="auto" w:fill="FCFBFA"/>
                  <w:rPrChange w:id="1620" w:author="Microsoft" w:date="2020-04-15T17:12:00Z">
                    <w:rPr>
                      <w:rFonts w:ascii="Segoe UI" w:hAnsi="Segoe UI" w:cs="Segoe UI"/>
                      <w:color w:val="000000"/>
                      <w:sz w:val="20"/>
                      <w:szCs w:val="20"/>
                      <w:shd w:val="clear" w:color="auto" w:fill="FCFBFA"/>
                    </w:rPr>
                  </w:rPrChange>
                </w:rPr>
                <w:lastRenderedPageBreak/>
                <w:t>The degree of temporal guarantees provided to an activity depends on the type of thread in which the activity is executing: </w:t>
              </w:r>
              <w:r w:rsidRPr="00781FAB">
                <w:rPr>
                  <w:rStyle w:val="HTMLCode"/>
                  <w:rFonts w:asciiTheme="minorHAnsi" w:eastAsiaTheme="minorEastAsia" w:hAnsiTheme="minorHAnsi" w:cstheme="minorHAnsi"/>
                  <w:color w:val="4F5A5A"/>
                  <w:sz w:val="24"/>
                  <w:szCs w:val="24"/>
                  <w:shd w:val="clear" w:color="auto" w:fill="EDECEA"/>
                  <w:rPrChange w:id="1621" w:author="Microsoft" w:date="2020-04-15T17:12:00Z">
                    <w:rPr>
                      <w:rStyle w:val="HTMLCode"/>
                      <w:rFonts w:ascii="Courier" w:eastAsiaTheme="minorEastAsia" w:hAnsi="Courier"/>
                      <w:color w:val="4F5A5A"/>
                      <w:shd w:val="clear" w:color="auto" w:fill="EDECEA"/>
                    </w:rPr>
                  </w:rPrChange>
                </w:rPr>
                <w:t>java.lang.Thread</w:t>
              </w:r>
              <w:r w:rsidRPr="00781FAB">
                <w:rPr>
                  <w:rFonts w:cstheme="minorHAnsi"/>
                  <w:color w:val="000000"/>
                  <w:sz w:val="24"/>
                  <w:szCs w:val="24"/>
                  <w:shd w:val="clear" w:color="auto" w:fill="FCFBFA"/>
                  <w:rPrChange w:id="1622" w:author="Microsoft" w:date="2020-04-15T17:12:00Z">
                    <w:rPr>
                      <w:rFonts w:ascii="Segoe UI" w:hAnsi="Segoe UI" w:cs="Segoe UI"/>
                      <w:color w:val="000000"/>
                      <w:sz w:val="20"/>
                      <w:szCs w:val="20"/>
                      <w:shd w:val="clear" w:color="auto" w:fill="FCFBFA"/>
                    </w:rPr>
                  </w:rPrChange>
                </w:rPr>
                <w:t> or </w:t>
              </w:r>
              <w:r w:rsidRPr="00781FAB">
                <w:rPr>
                  <w:rStyle w:val="HTMLCode"/>
                  <w:rFonts w:asciiTheme="minorHAnsi" w:eastAsiaTheme="minorEastAsia" w:hAnsiTheme="minorHAnsi" w:cstheme="minorHAnsi"/>
                  <w:color w:val="4F5A5A"/>
                  <w:sz w:val="24"/>
                  <w:szCs w:val="24"/>
                  <w:shd w:val="clear" w:color="auto" w:fill="EDECEA"/>
                  <w:rPrChange w:id="1623" w:author="Microsoft" w:date="2020-04-15T17:12:00Z">
                    <w:rPr>
                      <w:rStyle w:val="HTMLCode"/>
                      <w:rFonts w:ascii="Courier" w:eastAsiaTheme="minorEastAsia" w:hAnsi="Courier"/>
                      <w:color w:val="4F5A5A"/>
                      <w:shd w:val="clear" w:color="auto" w:fill="EDECEA"/>
                    </w:rPr>
                  </w:rPrChange>
                </w:rPr>
                <w:t>javax.realtime.RealtimeThread</w:t>
              </w:r>
              <w:r w:rsidRPr="00781FAB">
                <w:rPr>
                  <w:rFonts w:cstheme="minorHAnsi"/>
                  <w:color w:val="000000"/>
                  <w:sz w:val="24"/>
                  <w:szCs w:val="24"/>
                  <w:shd w:val="clear" w:color="auto" w:fill="FCFBFA"/>
                  <w:rPrChange w:id="1624" w:author="Microsoft" w:date="2020-04-15T17:12:00Z">
                    <w:rPr>
                      <w:rFonts w:ascii="Segoe UI" w:hAnsi="Segoe UI" w:cs="Segoe UI"/>
                      <w:color w:val="000000"/>
                      <w:sz w:val="20"/>
                      <w:szCs w:val="20"/>
                      <w:shd w:val="clear" w:color="auto" w:fill="FCFBFA"/>
                    </w:rPr>
                  </w:rPrChange>
                </w:rPr>
                <w:t> thread types</w:t>
              </w:r>
            </w:ins>
            <w:ins w:id="1625" w:author="Microsoft" w:date="2020-04-15T17:12:00Z">
              <w:r w:rsidR="00781FAB" w:rsidRPr="00781FAB">
                <w:rPr>
                  <w:rFonts w:cstheme="minorHAnsi"/>
                  <w:color w:val="000000"/>
                  <w:sz w:val="24"/>
                  <w:szCs w:val="24"/>
                  <w:shd w:val="clear" w:color="auto" w:fill="FCFBFA"/>
                </w:rPr>
                <w:t xml:space="preserve">. </w:t>
              </w:r>
              <w:r w:rsidR="00781FAB" w:rsidRPr="00781FAB">
                <w:rPr>
                  <w:rFonts w:cstheme="minorHAnsi"/>
                  <w:color w:val="000000"/>
                  <w:sz w:val="24"/>
                  <w:szCs w:val="24"/>
                  <w:shd w:val="clear" w:color="auto" w:fill="FCFBFA"/>
                  <w:rPrChange w:id="1626" w:author="Microsoft" w:date="2020-04-15T17:13:00Z">
                    <w:rPr>
                      <w:rFonts w:ascii="Segoe UI" w:hAnsi="Segoe UI" w:cs="Segoe UI"/>
                      <w:color w:val="000000"/>
                      <w:sz w:val="20"/>
                      <w:szCs w:val="20"/>
                      <w:shd w:val="clear" w:color="auto" w:fill="FCFBFA"/>
                    </w:rPr>
                  </w:rPrChange>
                </w:rPr>
                <w:t>Standard </w:t>
              </w:r>
              <w:r w:rsidR="00781FAB" w:rsidRPr="00781FAB">
                <w:rPr>
                  <w:rStyle w:val="HTMLCode"/>
                  <w:rFonts w:asciiTheme="minorHAnsi" w:eastAsiaTheme="minorEastAsia" w:hAnsiTheme="minorHAnsi" w:cstheme="minorHAnsi"/>
                  <w:color w:val="4F5A5A"/>
                  <w:sz w:val="24"/>
                  <w:szCs w:val="24"/>
                  <w:shd w:val="clear" w:color="auto" w:fill="EDECEA"/>
                  <w:rPrChange w:id="1627" w:author="Microsoft" w:date="2020-04-15T17:13:00Z">
                    <w:rPr>
                      <w:rStyle w:val="HTMLCode"/>
                      <w:rFonts w:ascii="Courier" w:eastAsiaTheme="minorEastAsia" w:hAnsi="Courier"/>
                      <w:color w:val="4F5A5A"/>
                      <w:shd w:val="clear" w:color="auto" w:fill="EDECEA"/>
                    </w:rPr>
                  </w:rPrChange>
                </w:rPr>
                <w:t>java.lang.Thread</w:t>
              </w:r>
              <w:r w:rsidR="00781FAB" w:rsidRPr="00781FAB">
                <w:rPr>
                  <w:rFonts w:cstheme="minorHAnsi"/>
                  <w:color w:val="000000"/>
                  <w:sz w:val="24"/>
                  <w:szCs w:val="24"/>
                  <w:shd w:val="clear" w:color="auto" w:fill="FCFBFA"/>
                  <w:rPrChange w:id="1628" w:author="Microsoft" w:date="2020-04-15T17:13:00Z">
                    <w:rPr>
                      <w:rFonts w:ascii="Segoe UI" w:hAnsi="Segoe UI" w:cs="Segoe UI"/>
                      <w:color w:val="000000"/>
                      <w:sz w:val="20"/>
                      <w:szCs w:val="20"/>
                      <w:shd w:val="clear" w:color="auto" w:fill="FCFBFA"/>
                    </w:rPr>
                  </w:rPrChange>
                </w:rPr>
                <w:t> (JLT) threads are supported for non-real-time activities.</w:t>
              </w:r>
              <w:r w:rsidR="00781FAB" w:rsidRPr="00781FAB">
                <w:rPr>
                  <w:rFonts w:cstheme="minorHAnsi"/>
                  <w:color w:val="000000"/>
                  <w:sz w:val="20"/>
                  <w:szCs w:val="20"/>
                  <w:shd w:val="clear" w:color="auto" w:fill="FCFBFA"/>
                  <w:rPrChange w:id="1629" w:author="Microsoft" w:date="2020-04-15T17:12:00Z">
                    <w:rPr>
                      <w:rFonts w:ascii="Segoe UI" w:hAnsi="Segoe UI" w:cs="Segoe UI"/>
                      <w:color w:val="000000"/>
                      <w:sz w:val="20"/>
                      <w:szCs w:val="20"/>
                      <w:shd w:val="clear" w:color="auto" w:fill="FCFBFA"/>
                    </w:rPr>
                  </w:rPrChange>
                </w:rPr>
                <w:t xml:space="preserve"> </w:t>
              </w:r>
              <w:r w:rsidR="00781FAB" w:rsidRPr="00781FAB">
                <w:rPr>
                  <w:rFonts w:cstheme="minorHAnsi"/>
                  <w:color w:val="000000"/>
                  <w:sz w:val="24"/>
                  <w:szCs w:val="24"/>
                  <w:shd w:val="clear" w:color="auto" w:fill="FCFBFA"/>
                  <w:rPrChange w:id="1630" w:author="Microsoft" w:date="2020-04-15T17:12:00Z">
                    <w:rPr>
                      <w:rFonts w:ascii="Segoe UI" w:hAnsi="Segoe UI" w:cs="Segoe UI"/>
                      <w:color w:val="000000"/>
                      <w:sz w:val="20"/>
                      <w:szCs w:val="20"/>
                      <w:shd w:val="clear" w:color="auto" w:fill="FCFBFA"/>
                    </w:rPr>
                  </w:rPrChange>
                </w:rPr>
                <w:t>JLT threads can use the 10 priority levels specified by the Thread class, but these are not suitable for real-time activities because they provide no guarantees of temporal execution</w:t>
              </w:r>
            </w:ins>
          </w:p>
        </w:tc>
        <w:tc>
          <w:tcPr>
            <w:tcW w:w="3634" w:type="dxa"/>
            <w:tcPrChange w:id="1631" w:author="Microsoft" w:date="2020-04-15T17:08:00Z">
              <w:tcPr>
                <w:tcW w:w="4508" w:type="dxa"/>
              </w:tcPr>
            </w:tcPrChange>
          </w:tcPr>
          <w:p w14:paraId="0E607267" w14:textId="2A01DD7C" w:rsidR="00254A62" w:rsidRPr="0026078C" w:rsidRDefault="00254A62">
            <w:pPr>
              <w:pStyle w:val="ListParagraph"/>
              <w:ind w:left="0"/>
              <w:jc w:val="both"/>
              <w:rPr>
                <w:ins w:id="1632" w:author="Microsoft" w:date="2020-04-15T10:48:00Z"/>
                <w:rFonts w:cstheme="minorHAnsi"/>
                <w:b/>
                <w:sz w:val="24"/>
                <w:szCs w:val="24"/>
                <w:u w:val="single"/>
              </w:rPr>
              <w:pPrChange w:id="1633" w:author="Microsoft" w:date="2020-04-16T16:12:00Z">
                <w:pPr>
                  <w:pStyle w:val="ListParagraph"/>
                  <w:ind w:left="0"/>
                </w:pPr>
              </w:pPrChange>
            </w:pPr>
          </w:p>
          <w:p w14:paraId="45646A14" w14:textId="6661ECE6" w:rsidR="00254A62" w:rsidRPr="00781FAB" w:rsidRDefault="009E19AB">
            <w:pPr>
              <w:pStyle w:val="ListParagraph"/>
              <w:numPr>
                <w:ilvl w:val="0"/>
                <w:numId w:val="36"/>
              </w:numPr>
              <w:jc w:val="both"/>
              <w:rPr>
                <w:ins w:id="1634" w:author="Microsoft" w:date="2020-04-15T17:08:00Z"/>
                <w:rFonts w:cstheme="minorHAnsi"/>
                <w:sz w:val="24"/>
                <w:szCs w:val="24"/>
                <w:u w:val="single"/>
                <w:rPrChange w:id="1635" w:author="Microsoft" w:date="2020-04-15T17:12:00Z">
                  <w:rPr>
                    <w:ins w:id="1636" w:author="Microsoft" w:date="2020-04-15T17:08:00Z"/>
                    <w:rFonts w:cstheme="minorHAnsi"/>
                    <w:b/>
                    <w:sz w:val="24"/>
                    <w:szCs w:val="24"/>
                    <w:u w:val="single"/>
                  </w:rPr>
                </w:rPrChange>
              </w:rPr>
              <w:pPrChange w:id="1637" w:author="Microsoft" w:date="2020-04-16T16:12:00Z">
                <w:pPr>
                  <w:pStyle w:val="ListParagraph"/>
                  <w:ind w:left="0"/>
                </w:pPr>
              </w:pPrChange>
            </w:pPr>
            <w:ins w:id="1638" w:author="Microsoft" w:date="2020-04-15T17:07:00Z">
              <w:r w:rsidRPr="0026078C">
                <w:rPr>
                  <w:rFonts w:cstheme="minorHAnsi"/>
                  <w:sz w:val="24"/>
                  <w:szCs w:val="24"/>
                  <w:u w:val="single"/>
                </w:rPr>
                <w:t>Pthread.h library</w:t>
              </w:r>
            </w:ins>
          </w:p>
          <w:p w14:paraId="09609102" w14:textId="5AAF8356" w:rsidR="00B60E38" w:rsidRDefault="00B60E38">
            <w:pPr>
              <w:pStyle w:val="ListParagraph"/>
              <w:numPr>
                <w:ilvl w:val="0"/>
                <w:numId w:val="39"/>
              </w:numPr>
              <w:jc w:val="both"/>
              <w:rPr>
                <w:ins w:id="1639" w:author="Microsoft" w:date="2020-04-16T15:08:00Z"/>
                <w:rFonts w:cstheme="minorHAnsi"/>
              </w:rPr>
              <w:pPrChange w:id="1640" w:author="Microsoft" w:date="2020-04-16T16:12:00Z">
                <w:pPr>
                  <w:pStyle w:val="ListParagraph"/>
                  <w:ind w:left="0"/>
                </w:pPr>
              </w:pPrChange>
            </w:pPr>
            <w:ins w:id="1641" w:author="Microsoft" w:date="2020-04-15T17:08:00Z">
              <w:r w:rsidRPr="00781FAB">
                <w:rPr>
                  <w:rFonts w:cstheme="minorHAnsi"/>
                  <w:sz w:val="24"/>
                  <w:szCs w:val="24"/>
                  <w:u w:val="single"/>
                  <w:rPrChange w:id="1642" w:author="Microsoft" w:date="2020-04-15T17:12:00Z">
                    <w:rPr>
                      <w:rFonts w:cstheme="minorHAnsi"/>
                      <w:b/>
                      <w:sz w:val="24"/>
                      <w:szCs w:val="24"/>
                      <w:u w:val="single"/>
                    </w:rPr>
                  </w:rPrChange>
                </w:rPr>
                <w:t xml:space="preserve">Semaphore library </w:t>
              </w:r>
            </w:ins>
            <w:ins w:id="1643" w:author="Microsoft" w:date="2020-04-15T17:09:00Z">
              <w:r w:rsidR="00542D94" w:rsidRPr="00781FAB">
                <w:rPr>
                  <w:rFonts w:cstheme="minorHAnsi"/>
                </w:rPr>
                <w:t>#include &lt;semaphore.h&gt;</w:t>
              </w:r>
            </w:ins>
          </w:p>
          <w:p w14:paraId="2202638F" w14:textId="1D91FFC0" w:rsidR="009C1F3B" w:rsidRPr="00781FAB" w:rsidRDefault="009C1F3B">
            <w:pPr>
              <w:pStyle w:val="ListParagraph"/>
              <w:numPr>
                <w:ilvl w:val="0"/>
                <w:numId w:val="39"/>
              </w:numPr>
              <w:jc w:val="both"/>
              <w:rPr>
                <w:ins w:id="1644" w:author="Microsoft" w:date="2020-04-15T17:07:00Z"/>
                <w:rFonts w:cstheme="minorHAnsi"/>
                <w:rPrChange w:id="1645" w:author="Microsoft" w:date="2020-04-15T17:12:00Z">
                  <w:rPr>
                    <w:ins w:id="1646" w:author="Microsoft" w:date="2020-04-15T17:07:00Z"/>
                    <w:rFonts w:cstheme="minorHAnsi"/>
                    <w:b/>
                    <w:sz w:val="24"/>
                    <w:szCs w:val="24"/>
                    <w:u w:val="single"/>
                  </w:rPr>
                </w:rPrChange>
              </w:rPr>
              <w:pPrChange w:id="1647" w:author="Microsoft" w:date="2020-04-16T16:12:00Z">
                <w:pPr>
                  <w:pStyle w:val="ListParagraph"/>
                  <w:ind w:left="0"/>
                </w:pPr>
              </w:pPrChange>
            </w:pPr>
            <w:ins w:id="1648" w:author="Microsoft" w:date="2020-04-16T15:08:00Z">
              <w:r>
                <w:rPr>
                  <w:rFonts w:cstheme="minorHAnsi"/>
                  <w:sz w:val="24"/>
                  <w:szCs w:val="24"/>
                  <w:u w:val="single"/>
                </w:rPr>
                <w:t xml:space="preserve">Xenomai platform provides </w:t>
              </w:r>
            </w:ins>
            <w:ins w:id="1649" w:author="Microsoft" w:date="2020-04-16T15:09:00Z">
              <w:r w:rsidRPr="00200D0B">
                <w:rPr>
                  <w:rFonts w:cstheme="minorHAnsi"/>
                  <w:sz w:val="24"/>
                  <w:szCs w:val="24"/>
                  <w:u w:val="single"/>
                </w:rPr>
                <w:t>&lt;native/task.</w:t>
              </w:r>
              <w:r>
                <w:rPr>
                  <w:rFonts w:cstheme="minorHAnsi"/>
                  <w:sz w:val="24"/>
                  <w:szCs w:val="24"/>
                  <w:u w:val="single"/>
                </w:rPr>
                <w:t>h&gt; that provides an opportunity to add real time capabilities.</w:t>
              </w:r>
            </w:ins>
          </w:p>
          <w:p w14:paraId="251182EE" w14:textId="7C6FE001" w:rsidR="00B60E38" w:rsidRPr="00781FAB" w:rsidRDefault="00B60E38">
            <w:pPr>
              <w:pStyle w:val="ListParagraph"/>
              <w:numPr>
                <w:ilvl w:val="0"/>
                <w:numId w:val="36"/>
              </w:numPr>
              <w:jc w:val="both"/>
              <w:rPr>
                <w:ins w:id="1650" w:author="Microsoft" w:date="2020-04-15T10:48:00Z"/>
                <w:rFonts w:cstheme="minorHAnsi"/>
                <w:b/>
                <w:sz w:val="24"/>
                <w:szCs w:val="24"/>
                <w:u w:val="single"/>
              </w:rPr>
              <w:pPrChange w:id="1651" w:author="Microsoft" w:date="2020-04-16T16:12:00Z">
                <w:pPr>
                  <w:pStyle w:val="ListParagraph"/>
                  <w:ind w:left="0"/>
                </w:pPr>
              </w:pPrChange>
            </w:pPr>
            <w:ins w:id="1652" w:author="Microsoft" w:date="2020-04-15T17:08:00Z">
              <w:r w:rsidRPr="00781FAB">
                <w:rPr>
                  <w:rFonts w:cstheme="minorHAnsi"/>
                  <w:sz w:val="24"/>
                  <w:szCs w:val="24"/>
                  <w:u w:val="single"/>
                  <w:rPrChange w:id="1653" w:author="Microsoft" w:date="2020-04-15T17:12:00Z">
                    <w:rPr>
                      <w:rFonts w:cstheme="minorHAnsi"/>
                      <w:b/>
                      <w:sz w:val="24"/>
                      <w:szCs w:val="24"/>
                      <w:u w:val="single"/>
                    </w:rPr>
                  </w:rPrChange>
                </w:rPr>
                <w:t>Win32 threads</w:t>
              </w:r>
            </w:ins>
          </w:p>
        </w:tc>
      </w:tr>
    </w:tbl>
    <w:p w14:paraId="2FDC0FE7" w14:textId="38464FCB" w:rsidR="00D56F3E" w:rsidRPr="00781FAB" w:rsidRDefault="00D56F3E">
      <w:pPr>
        <w:pStyle w:val="ListParagraph"/>
        <w:ind w:left="0"/>
        <w:jc w:val="both"/>
        <w:rPr>
          <w:ins w:id="1654" w:author="Microsoft" w:date="2020-04-14T19:19:00Z"/>
          <w:rFonts w:cstheme="minorHAnsi"/>
          <w:sz w:val="24"/>
          <w:szCs w:val="24"/>
          <w:u w:val="single"/>
        </w:rPr>
        <w:pPrChange w:id="1655" w:author="Microsoft" w:date="2020-04-16T16:12:00Z">
          <w:pPr>
            <w:pStyle w:val="ListParagraph"/>
            <w:ind w:left="0"/>
          </w:pPr>
        </w:pPrChange>
      </w:pPr>
    </w:p>
    <w:p w14:paraId="285ACE23" w14:textId="77777777" w:rsidR="00D56F3E" w:rsidRPr="006D7D13" w:rsidRDefault="00D56F3E" w:rsidP="00D56F3E">
      <w:pPr>
        <w:pStyle w:val="ListParagraph"/>
        <w:ind w:left="0"/>
        <w:rPr>
          <w:ins w:id="1656" w:author="Microsoft" w:date="2020-04-14T19:19:00Z"/>
          <w:rFonts w:cstheme="minorHAnsi"/>
          <w:b/>
          <w:sz w:val="24"/>
          <w:szCs w:val="24"/>
          <w:u w:val="single"/>
        </w:rPr>
      </w:pPr>
    </w:p>
    <w:p w14:paraId="3EA2E5F0" w14:textId="77777777" w:rsidR="00D56F3E" w:rsidRPr="00E81998" w:rsidRDefault="00D56F3E" w:rsidP="00D56F3E">
      <w:pPr>
        <w:pStyle w:val="ListParagraph"/>
        <w:ind w:left="0"/>
        <w:rPr>
          <w:ins w:id="1657" w:author="Microsoft" w:date="2020-04-14T19:19:00Z"/>
          <w:rFonts w:cstheme="minorHAnsi"/>
          <w:b/>
          <w:sz w:val="32"/>
          <w:szCs w:val="32"/>
          <w:rPrChange w:id="1658" w:author="Microsoft" w:date="2020-04-16T16:24:00Z">
            <w:rPr>
              <w:ins w:id="1659" w:author="Microsoft" w:date="2020-04-14T19:19:00Z"/>
              <w:rFonts w:cstheme="minorHAnsi"/>
              <w:b/>
              <w:sz w:val="24"/>
              <w:szCs w:val="24"/>
              <w:u w:val="single"/>
            </w:rPr>
          </w:rPrChange>
        </w:rPr>
      </w:pPr>
      <w:ins w:id="1660" w:author="Microsoft" w:date="2020-04-14T19:19:00Z">
        <w:r w:rsidRPr="00E81998">
          <w:rPr>
            <w:rFonts w:cstheme="minorHAnsi"/>
            <w:b/>
            <w:sz w:val="32"/>
            <w:szCs w:val="32"/>
            <w:rPrChange w:id="1661" w:author="Microsoft" w:date="2020-04-16T16:24:00Z">
              <w:rPr>
                <w:rFonts w:ascii="Calibri" w:hAnsi="Calibri" w:cs="Calibri"/>
                <w:b/>
                <w:sz w:val="24"/>
                <w:szCs w:val="24"/>
                <w:u w:val="single"/>
              </w:rPr>
            </w:rPrChange>
          </w:rPr>
          <w:t>Real Time applications that support concurrency:</w:t>
        </w:r>
      </w:ins>
    </w:p>
    <w:p w14:paraId="0A5BFE22" w14:textId="77777777" w:rsidR="00D56F3E" w:rsidRPr="00E81998" w:rsidRDefault="00D56F3E">
      <w:pPr>
        <w:pStyle w:val="ListParagraph"/>
        <w:numPr>
          <w:ilvl w:val="0"/>
          <w:numId w:val="23"/>
        </w:numPr>
        <w:suppressAutoHyphens/>
        <w:autoSpaceDN w:val="0"/>
        <w:textAlignment w:val="baseline"/>
        <w:rPr>
          <w:ins w:id="1662" w:author="Microsoft" w:date="2020-04-14T19:19:00Z"/>
          <w:rFonts w:cstheme="minorHAnsi"/>
          <w:sz w:val="24"/>
          <w:szCs w:val="24"/>
          <w:rPrChange w:id="1663" w:author="Microsoft" w:date="2020-04-16T16:24:00Z">
            <w:rPr>
              <w:ins w:id="1664" w:author="Microsoft" w:date="2020-04-14T19:19:00Z"/>
            </w:rPr>
          </w:rPrChange>
        </w:rPr>
        <w:pPrChange w:id="1665" w:author="Microsoft" w:date="2020-04-14T19:20:00Z">
          <w:pPr>
            <w:pStyle w:val="ListParagraph"/>
            <w:numPr>
              <w:numId w:val="21"/>
            </w:numPr>
            <w:suppressAutoHyphens/>
            <w:autoSpaceDN w:val="0"/>
            <w:ind w:hanging="360"/>
            <w:contextualSpacing w:val="0"/>
            <w:textAlignment w:val="baseline"/>
          </w:pPr>
        </w:pPrChange>
      </w:pPr>
      <w:ins w:id="1666" w:author="Microsoft" w:date="2020-04-14T19:19:00Z">
        <w:r w:rsidRPr="00E81998">
          <w:rPr>
            <w:rFonts w:cstheme="minorHAnsi"/>
            <w:sz w:val="24"/>
            <w:szCs w:val="24"/>
            <w:rPrChange w:id="1667" w:author="Microsoft" w:date="2020-04-16T16:24:00Z">
              <w:rPr/>
            </w:rPrChange>
          </w:rPr>
          <w:t>Microwave Oven</w:t>
        </w:r>
      </w:ins>
    </w:p>
    <w:p w14:paraId="06311EF2" w14:textId="77777777" w:rsidR="00D56F3E" w:rsidRPr="00E81998" w:rsidRDefault="00D56F3E">
      <w:pPr>
        <w:pStyle w:val="ListParagraph"/>
        <w:numPr>
          <w:ilvl w:val="0"/>
          <w:numId w:val="23"/>
        </w:numPr>
        <w:suppressAutoHyphens/>
        <w:autoSpaceDN w:val="0"/>
        <w:textAlignment w:val="baseline"/>
        <w:rPr>
          <w:ins w:id="1668" w:author="Microsoft" w:date="2020-04-14T19:19:00Z"/>
          <w:rFonts w:cstheme="minorHAnsi"/>
          <w:sz w:val="24"/>
          <w:szCs w:val="24"/>
          <w:rPrChange w:id="1669" w:author="Microsoft" w:date="2020-04-16T16:24:00Z">
            <w:rPr>
              <w:ins w:id="1670" w:author="Microsoft" w:date="2020-04-14T19:19:00Z"/>
            </w:rPr>
          </w:rPrChange>
        </w:rPr>
        <w:pPrChange w:id="1671" w:author="Microsoft" w:date="2020-04-14T19:20:00Z">
          <w:pPr>
            <w:pStyle w:val="ListParagraph"/>
            <w:numPr>
              <w:numId w:val="21"/>
            </w:numPr>
            <w:suppressAutoHyphens/>
            <w:autoSpaceDN w:val="0"/>
            <w:ind w:hanging="360"/>
            <w:contextualSpacing w:val="0"/>
            <w:textAlignment w:val="baseline"/>
          </w:pPr>
        </w:pPrChange>
      </w:pPr>
      <w:ins w:id="1672" w:author="Microsoft" w:date="2020-04-14T19:19:00Z">
        <w:r w:rsidRPr="00E81998">
          <w:rPr>
            <w:rFonts w:cstheme="minorHAnsi"/>
            <w:sz w:val="24"/>
            <w:szCs w:val="24"/>
            <w:rPrChange w:id="1673" w:author="Microsoft" w:date="2020-04-16T16:24:00Z">
              <w:rPr/>
            </w:rPrChange>
          </w:rPr>
          <w:t>Washing Machine</w:t>
        </w:r>
      </w:ins>
    </w:p>
    <w:p w14:paraId="257CCD0F" w14:textId="77777777" w:rsidR="00D56F3E" w:rsidRPr="00E81998" w:rsidRDefault="00D56F3E">
      <w:pPr>
        <w:pStyle w:val="ListParagraph"/>
        <w:numPr>
          <w:ilvl w:val="0"/>
          <w:numId w:val="23"/>
        </w:numPr>
        <w:suppressAutoHyphens/>
        <w:autoSpaceDN w:val="0"/>
        <w:textAlignment w:val="baseline"/>
        <w:rPr>
          <w:ins w:id="1674" w:author="Microsoft" w:date="2020-04-14T19:19:00Z"/>
          <w:rFonts w:cstheme="minorHAnsi"/>
          <w:sz w:val="24"/>
          <w:szCs w:val="24"/>
          <w:rPrChange w:id="1675" w:author="Microsoft" w:date="2020-04-16T16:24:00Z">
            <w:rPr>
              <w:ins w:id="1676" w:author="Microsoft" w:date="2020-04-14T19:19:00Z"/>
            </w:rPr>
          </w:rPrChange>
        </w:rPr>
        <w:pPrChange w:id="1677" w:author="Microsoft" w:date="2020-04-14T19:20:00Z">
          <w:pPr>
            <w:pStyle w:val="ListParagraph"/>
            <w:numPr>
              <w:numId w:val="21"/>
            </w:numPr>
            <w:suppressAutoHyphens/>
            <w:autoSpaceDN w:val="0"/>
            <w:ind w:hanging="360"/>
            <w:contextualSpacing w:val="0"/>
            <w:textAlignment w:val="baseline"/>
          </w:pPr>
        </w:pPrChange>
      </w:pPr>
      <w:ins w:id="1678" w:author="Microsoft" w:date="2020-04-14T19:19:00Z">
        <w:r w:rsidRPr="00E81998">
          <w:rPr>
            <w:rFonts w:cstheme="minorHAnsi"/>
            <w:sz w:val="24"/>
            <w:szCs w:val="24"/>
            <w:rPrChange w:id="1679" w:author="Microsoft" w:date="2020-04-16T16:24:00Z">
              <w:rPr/>
            </w:rPrChange>
          </w:rPr>
          <w:t>Traffic signal control</w:t>
        </w:r>
      </w:ins>
    </w:p>
    <w:p w14:paraId="3FD37331" w14:textId="77777777" w:rsidR="00D56F3E" w:rsidRPr="00E81998" w:rsidRDefault="00D56F3E">
      <w:pPr>
        <w:pStyle w:val="ListParagraph"/>
        <w:numPr>
          <w:ilvl w:val="0"/>
          <w:numId w:val="23"/>
        </w:numPr>
        <w:suppressAutoHyphens/>
        <w:autoSpaceDN w:val="0"/>
        <w:textAlignment w:val="baseline"/>
        <w:rPr>
          <w:ins w:id="1680" w:author="Microsoft" w:date="2020-04-14T19:19:00Z"/>
          <w:rFonts w:cstheme="minorHAnsi"/>
          <w:sz w:val="24"/>
          <w:szCs w:val="24"/>
          <w:rPrChange w:id="1681" w:author="Microsoft" w:date="2020-04-16T16:24:00Z">
            <w:rPr>
              <w:ins w:id="1682" w:author="Microsoft" w:date="2020-04-14T19:19:00Z"/>
            </w:rPr>
          </w:rPrChange>
        </w:rPr>
        <w:pPrChange w:id="1683" w:author="Microsoft" w:date="2020-04-14T19:20:00Z">
          <w:pPr>
            <w:pStyle w:val="ListParagraph"/>
            <w:numPr>
              <w:numId w:val="21"/>
            </w:numPr>
            <w:suppressAutoHyphens/>
            <w:autoSpaceDN w:val="0"/>
            <w:ind w:hanging="360"/>
            <w:contextualSpacing w:val="0"/>
            <w:textAlignment w:val="baseline"/>
          </w:pPr>
        </w:pPrChange>
      </w:pPr>
      <w:ins w:id="1684" w:author="Microsoft" w:date="2020-04-14T19:19:00Z">
        <w:r w:rsidRPr="00E81998">
          <w:rPr>
            <w:rFonts w:cstheme="minorHAnsi"/>
            <w:sz w:val="24"/>
            <w:szCs w:val="24"/>
            <w:rPrChange w:id="1685" w:author="Microsoft" w:date="2020-04-16T16:24:00Z">
              <w:rPr/>
            </w:rPrChange>
          </w:rPr>
          <w:t>Calculator</w:t>
        </w:r>
      </w:ins>
    </w:p>
    <w:p w14:paraId="2DF7083A" w14:textId="77777777" w:rsidR="00D56F3E" w:rsidRPr="00E81998" w:rsidRDefault="00D56F3E">
      <w:pPr>
        <w:pStyle w:val="ListParagraph"/>
        <w:numPr>
          <w:ilvl w:val="0"/>
          <w:numId w:val="23"/>
        </w:numPr>
        <w:suppressAutoHyphens/>
        <w:autoSpaceDN w:val="0"/>
        <w:textAlignment w:val="baseline"/>
        <w:rPr>
          <w:ins w:id="1686" w:author="Microsoft" w:date="2020-04-14T19:19:00Z"/>
          <w:rFonts w:cstheme="minorHAnsi"/>
          <w:sz w:val="24"/>
          <w:szCs w:val="24"/>
          <w:rPrChange w:id="1687" w:author="Microsoft" w:date="2020-04-16T16:24:00Z">
            <w:rPr>
              <w:ins w:id="1688" w:author="Microsoft" w:date="2020-04-14T19:19:00Z"/>
            </w:rPr>
          </w:rPrChange>
        </w:rPr>
        <w:pPrChange w:id="1689" w:author="Microsoft" w:date="2020-04-14T19:20:00Z">
          <w:pPr>
            <w:pStyle w:val="ListParagraph"/>
            <w:numPr>
              <w:numId w:val="21"/>
            </w:numPr>
            <w:suppressAutoHyphens/>
            <w:autoSpaceDN w:val="0"/>
            <w:ind w:hanging="360"/>
            <w:contextualSpacing w:val="0"/>
            <w:textAlignment w:val="baseline"/>
          </w:pPr>
        </w:pPrChange>
      </w:pPr>
      <w:ins w:id="1690" w:author="Microsoft" w:date="2020-04-14T19:19:00Z">
        <w:r w:rsidRPr="00E81998">
          <w:rPr>
            <w:rFonts w:cstheme="minorHAnsi"/>
            <w:sz w:val="24"/>
            <w:szCs w:val="24"/>
            <w:rPrChange w:id="1691" w:author="Microsoft" w:date="2020-04-16T16:24:00Z">
              <w:rPr/>
            </w:rPrChange>
          </w:rPr>
          <w:t>Digital Camera</w:t>
        </w:r>
      </w:ins>
    </w:p>
    <w:p w14:paraId="79036259" w14:textId="77777777" w:rsidR="00D56F3E" w:rsidRPr="00E81998" w:rsidRDefault="00D56F3E">
      <w:pPr>
        <w:pStyle w:val="ListParagraph"/>
        <w:numPr>
          <w:ilvl w:val="0"/>
          <w:numId w:val="23"/>
        </w:numPr>
        <w:suppressAutoHyphens/>
        <w:autoSpaceDN w:val="0"/>
        <w:textAlignment w:val="baseline"/>
        <w:rPr>
          <w:ins w:id="1692" w:author="Microsoft" w:date="2020-04-14T19:19:00Z"/>
          <w:rFonts w:cstheme="minorHAnsi"/>
          <w:sz w:val="24"/>
          <w:szCs w:val="24"/>
          <w:rPrChange w:id="1693" w:author="Microsoft" w:date="2020-04-16T16:24:00Z">
            <w:rPr>
              <w:ins w:id="1694" w:author="Microsoft" w:date="2020-04-14T19:19:00Z"/>
            </w:rPr>
          </w:rPrChange>
        </w:rPr>
        <w:pPrChange w:id="1695" w:author="Microsoft" w:date="2020-04-14T19:20:00Z">
          <w:pPr>
            <w:pStyle w:val="ListParagraph"/>
            <w:numPr>
              <w:numId w:val="21"/>
            </w:numPr>
            <w:suppressAutoHyphens/>
            <w:autoSpaceDN w:val="0"/>
            <w:ind w:hanging="360"/>
            <w:contextualSpacing w:val="0"/>
            <w:textAlignment w:val="baseline"/>
          </w:pPr>
        </w:pPrChange>
      </w:pPr>
      <w:ins w:id="1696" w:author="Microsoft" w:date="2020-04-14T19:19:00Z">
        <w:r w:rsidRPr="00E81998">
          <w:rPr>
            <w:rFonts w:cstheme="minorHAnsi"/>
            <w:sz w:val="24"/>
            <w:szCs w:val="24"/>
            <w:rPrChange w:id="1697" w:author="Microsoft" w:date="2020-04-16T16:24:00Z">
              <w:rPr/>
            </w:rPrChange>
          </w:rPr>
          <w:t>AIRBAG</w:t>
        </w:r>
      </w:ins>
    </w:p>
    <w:p w14:paraId="11E0E2E7" w14:textId="77777777" w:rsidR="00D56F3E" w:rsidRPr="00E81998" w:rsidRDefault="00D56F3E">
      <w:pPr>
        <w:pStyle w:val="ListParagraph"/>
        <w:numPr>
          <w:ilvl w:val="0"/>
          <w:numId w:val="23"/>
        </w:numPr>
        <w:suppressAutoHyphens/>
        <w:autoSpaceDN w:val="0"/>
        <w:textAlignment w:val="baseline"/>
        <w:rPr>
          <w:ins w:id="1698" w:author="Microsoft" w:date="2020-04-15T10:47:00Z"/>
          <w:rFonts w:cstheme="minorHAnsi"/>
          <w:sz w:val="24"/>
          <w:szCs w:val="24"/>
          <w:rPrChange w:id="1699" w:author="Microsoft" w:date="2020-04-16T16:24:00Z">
            <w:rPr>
              <w:ins w:id="1700" w:author="Microsoft" w:date="2020-04-15T10:47:00Z"/>
              <w:rFonts w:cstheme="minorHAnsi"/>
              <w:sz w:val="24"/>
              <w:szCs w:val="24"/>
              <w:u w:val="single"/>
            </w:rPr>
          </w:rPrChange>
        </w:rPr>
        <w:pPrChange w:id="1701" w:author="Microsoft" w:date="2020-04-14T19:20:00Z">
          <w:pPr>
            <w:pStyle w:val="ListParagraph"/>
            <w:numPr>
              <w:numId w:val="21"/>
            </w:numPr>
            <w:suppressAutoHyphens/>
            <w:autoSpaceDN w:val="0"/>
            <w:ind w:hanging="360"/>
            <w:contextualSpacing w:val="0"/>
            <w:textAlignment w:val="baseline"/>
          </w:pPr>
        </w:pPrChange>
      </w:pPr>
      <w:ins w:id="1702" w:author="Microsoft" w:date="2020-04-14T19:19:00Z">
        <w:r w:rsidRPr="00E81998">
          <w:rPr>
            <w:rFonts w:cstheme="minorHAnsi"/>
            <w:sz w:val="24"/>
            <w:szCs w:val="24"/>
            <w:rPrChange w:id="1703" w:author="Microsoft" w:date="2020-04-16T16:24:00Z">
              <w:rPr/>
            </w:rPrChange>
          </w:rPr>
          <w:t>ATM</w:t>
        </w:r>
      </w:ins>
    </w:p>
    <w:p w14:paraId="55A26137" w14:textId="51786A66" w:rsidR="00254A62" w:rsidRPr="00E81998" w:rsidRDefault="00254A62">
      <w:pPr>
        <w:pStyle w:val="ListParagraph"/>
        <w:numPr>
          <w:ilvl w:val="0"/>
          <w:numId w:val="23"/>
        </w:numPr>
        <w:suppressAutoHyphens/>
        <w:autoSpaceDN w:val="0"/>
        <w:textAlignment w:val="baseline"/>
        <w:rPr>
          <w:ins w:id="1704" w:author="Microsoft" w:date="2020-04-14T19:19:00Z"/>
          <w:rFonts w:cstheme="minorHAnsi"/>
          <w:sz w:val="24"/>
          <w:szCs w:val="24"/>
          <w:rPrChange w:id="1705" w:author="Microsoft" w:date="2020-04-16T16:24:00Z">
            <w:rPr>
              <w:ins w:id="1706" w:author="Microsoft" w:date="2020-04-14T19:19:00Z"/>
            </w:rPr>
          </w:rPrChange>
        </w:rPr>
        <w:pPrChange w:id="1707" w:author="Microsoft" w:date="2020-04-14T19:20:00Z">
          <w:pPr>
            <w:pStyle w:val="ListParagraph"/>
            <w:numPr>
              <w:numId w:val="21"/>
            </w:numPr>
            <w:suppressAutoHyphens/>
            <w:autoSpaceDN w:val="0"/>
            <w:ind w:hanging="360"/>
            <w:contextualSpacing w:val="0"/>
            <w:textAlignment w:val="baseline"/>
          </w:pPr>
        </w:pPrChange>
      </w:pPr>
      <w:ins w:id="1708" w:author="Microsoft" w:date="2020-04-15T10:47:00Z">
        <w:r w:rsidRPr="00E81998">
          <w:rPr>
            <w:rFonts w:cstheme="minorHAnsi"/>
            <w:sz w:val="24"/>
            <w:szCs w:val="24"/>
            <w:rPrChange w:id="1709" w:author="Microsoft" w:date="2020-04-16T16:24:00Z">
              <w:rPr>
                <w:rFonts w:cstheme="minorHAnsi"/>
                <w:sz w:val="24"/>
                <w:szCs w:val="24"/>
                <w:u w:val="single"/>
              </w:rPr>
            </w:rPrChange>
          </w:rPr>
          <w:t>Elevator</w:t>
        </w:r>
      </w:ins>
    </w:p>
    <w:p w14:paraId="7B6D610D" w14:textId="77777777" w:rsidR="00D56F3E" w:rsidRPr="00E81998" w:rsidRDefault="00D56F3E">
      <w:pPr>
        <w:pStyle w:val="ListParagraph"/>
        <w:numPr>
          <w:ilvl w:val="0"/>
          <w:numId w:val="23"/>
        </w:numPr>
        <w:suppressAutoHyphens/>
        <w:autoSpaceDN w:val="0"/>
        <w:textAlignment w:val="baseline"/>
        <w:rPr>
          <w:ins w:id="1710" w:author="Microsoft" w:date="2020-04-14T19:19:00Z"/>
          <w:rFonts w:cstheme="minorHAnsi"/>
          <w:sz w:val="24"/>
          <w:szCs w:val="24"/>
          <w:rPrChange w:id="1711" w:author="Microsoft" w:date="2020-04-16T16:24:00Z">
            <w:rPr>
              <w:ins w:id="1712" w:author="Microsoft" w:date="2020-04-14T19:19:00Z"/>
            </w:rPr>
          </w:rPrChange>
        </w:rPr>
        <w:pPrChange w:id="1713" w:author="Microsoft" w:date="2020-04-14T19:20:00Z">
          <w:pPr>
            <w:pStyle w:val="ListParagraph"/>
            <w:numPr>
              <w:numId w:val="21"/>
            </w:numPr>
            <w:suppressAutoHyphens/>
            <w:autoSpaceDN w:val="0"/>
            <w:ind w:hanging="360"/>
            <w:contextualSpacing w:val="0"/>
            <w:textAlignment w:val="baseline"/>
          </w:pPr>
        </w:pPrChange>
      </w:pPr>
      <w:ins w:id="1714" w:author="Microsoft" w:date="2020-04-14T19:19:00Z">
        <w:r w:rsidRPr="00E81998">
          <w:rPr>
            <w:rFonts w:cstheme="minorHAnsi"/>
            <w:sz w:val="24"/>
            <w:szCs w:val="24"/>
            <w:rPrChange w:id="1715" w:author="Microsoft" w:date="2020-04-16T16:24:00Z">
              <w:rPr/>
            </w:rPrChange>
          </w:rPr>
          <w:t>Voice recognition</w:t>
        </w:r>
      </w:ins>
    </w:p>
    <w:p w14:paraId="2E312536" w14:textId="77777777" w:rsidR="00D56F3E" w:rsidRPr="00E81998" w:rsidRDefault="00D56F3E">
      <w:pPr>
        <w:pStyle w:val="ListParagraph"/>
        <w:numPr>
          <w:ilvl w:val="0"/>
          <w:numId w:val="23"/>
        </w:numPr>
        <w:suppressAutoHyphens/>
        <w:autoSpaceDN w:val="0"/>
        <w:textAlignment w:val="baseline"/>
        <w:rPr>
          <w:ins w:id="1716" w:author="Microsoft" w:date="2020-04-14T19:19:00Z"/>
          <w:rFonts w:cstheme="minorHAnsi"/>
          <w:sz w:val="24"/>
          <w:szCs w:val="24"/>
          <w:rPrChange w:id="1717" w:author="Microsoft" w:date="2020-04-16T16:24:00Z">
            <w:rPr>
              <w:ins w:id="1718" w:author="Microsoft" w:date="2020-04-14T19:19:00Z"/>
            </w:rPr>
          </w:rPrChange>
        </w:rPr>
        <w:pPrChange w:id="1719" w:author="Microsoft" w:date="2020-04-14T19:20:00Z">
          <w:pPr>
            <w:pStyle w:val="ListParagraph"/>
            <w:numPr>
              <w:numId w:val="21"/>
            </w:numPr>
            <w:suppressAutoHyphens/>
            <w:autoSpaceDN w:val="0"/>
            <w:ind w:hanging="360"/>
            <w:contextualSpacing w:val="0"/>
            <w:textAlignment w:val="baseline"/>
          </w:pPr>
        </w:pPrChange>
      </w:pPr>
      <w:ins w:id="1720" w:author="Microsoft" w:date="2020-04-14T19:19:00Z">
        <w:r w:rsidRPr="00E81998">
          <w:rPr>
            <w:rFonts w:cstheme="minorHAnsi"/>
            <w:sz w:val="24"/>
            <w:szCs w:val="24"/>
            <w:rPrChange w:id="1721" w:author="Microsoft" w:date="2020-04-16T16:24:00Z">
              <w:rPr/>
            </w:rPrChange>
          </w:rPr>
          <w:t>Bike instrument cluster</w:t>
        </w:r>
      </w:ins>
    </w:p>
    <w:p w14:paraId="2E6D5B44" w14:textId="77777777" w:rsidR="00D56F3E" w:rsidRPr="00E81998" w:rsidRDefault="00D56F3E">
      <w:pPr>
        <w:pStyle w:val="ListParagraph"/>
        <w:numPr>
          <w:ilvl w:val="0"/>
          <w:numId w:val="23"/>
        </w:numPr>
        <w:suppressAutoHyphens/>
        <w:autoSpaceDN w:val="0"/>
        <w:textAlignment w:val="baseline"/>
        <w:rPr>
          <w:ins w:id="1722" w:author="Microsoft" w:date="2020-04-14T19:19:00Z"/>
          <w:rFonts w:cstheme="minorHAnsi"/>
          <w:sz w:val="24"/>
          <w:szCs w:val="24"/>
          <w:rPrChange w:id="1723" w:author="Microsoft" w:date="2020-04-16T16:24:00Z">
            <w:rPr>
              <w:ins w:id="1724" w:author="Microsoft" w:date="2020-04-14T19:19:00Z"/>
            </w:rPr>
          </w:rPrChange>
        </w:rPr>
        <w:pPrChange w:id="1725" w:author="Microsoft" w:date="2020-04-14T19:20:00Z">
          <w:pPr>
            <w:pStyle w:val="ListParagraph"/>
            <w:numPr>
              <w:numId w:val="21"/>
            </w:numPr>
            <w:suppressAutoHyphens/>
            <w:autoSpaceDN w:val="0"/>
            <w:ind w:hanging="360"/>
            <w:contextualSpacing w:val="0"/>
            <w:textAlignment w:val="baseline"/>
          </w:pPr>
        </w:pPrChange>
      </w:pPr>
      <w:ins w:id="1726" w:author="Microsoft" w:date="2020-04-14T19:19:00Z">
        <w:r w:rsidRPr="00E81998">
          <w:rPr>
            <w:rFonts w:cstheme="minorHAnsi"/>
            <w:sz w:val="24"/>
            <w:szCs w:val="24"/>
            <w:rPrChange w:id="1727" w:author="Microsoft" w:date="2020-04-16T16:24:00Z">
              <w:rPr/>
            </w:rPrChange>
          </w:rPr>
          <w:t>Smart Tv</w:t>
        </w:r>
      </w:ins>
    </w:p>
    <w:p w14:paraId="34530098" w14:textId="77777777" w:rsidR="00D56F3E" w:rsidRPr="00E81998" w:rsidRDefault="00D56F3E">
      <w:pPr>
        <w:pStyle w:val="ListParagraph"/>
        <w:numPr>
          <w:ilvl w:val="0"/>
          <w:numId w:val="23"/>
        </w:numPr>
        <w:suppressAutoHyphens/>
        <w:autoSpaceDN w:val="0"/>
        <w:textAlignment w:val="baseline"/>
        <w:rPr>
          <w:ins w:id="1728" w:author="Microsoft" w:date="2020-04-14T19:19:00Z"/>
          <w:rFonts w:cstheme="minorHAnsi"/>
          <w:sz w:val="24"/>
          <w:szCs w:val="24"/>
          <w:rPrChange w:id="1729" w:author="Microsoft" w:date="2020-04-16T16:24:00Z">
            <w:rPr>
              <w:ins w:id="1730" w:author="Microsoft" w:date="2020-04-14T19:19:00Z"/>
            </w:rPr>
          </w:rPrChange>
        </w:rPr>
        <w:pPrChange w:id="1731" w:author="Microsoft" w:date="2020-04-14T19:20:00Z">
          <w:pPr>
            <w:pStyle w:val="ListParagraph"/>
            <w:numPr>
              <w:numId w:val="21"/>
            </w:numPr>
            <w:suppressAutoHyphens/>
            <w:autoSpaceDN w:val="0"/>
            <w:ind w:hanging="360"/>
            <w:contextualSpacing w:val="0"/>
            <w:textAlignment w:val="baseline"/>
          </w:pPr>
        </w:pPrChange>
      </w:pPr>
      <w:ins w:id="1732" w:author="Microsoft" w:date="2020-04-14T19:19:00Z">
        <w:r w:rsidRPr="00E81998">
          <w:rPr>
            <w:rFonts w:cstheme="minorHAnsi"/>
            <w:sz w:val="24"/>
            <w:szCs w:val="24"/>
            <w:rPrChange w:id="1733" w:author="Microsoft" w:date="2020-04-16T16:24:00Z">
              <w:rPr/>
            </w:rPrChange>
          </w:rPr>
          <w:t>Collission avoidence</w:t>
        </w:r>
      </w:ins>
    </w:p>
    <w:p w14:paraId="6F4A863B" w14:textId="77777777" w:rsidR="00D56F3E" w:rsidRPr="00E81998" w:rsidRDefault="00D56F3E">
      <w:pPr>
        <w:pStyle w:val="ListParagraph"/>
        <w:numPr>
          <w:ilvl w:val="0"/>
          <w:numId w:val="23"/>
        </w:numPr>
        <w:suppressAutoHyphens/>
        <w:autoSpaceDN w:val="0"/>
        <w:textAlignment w:val="baseline"/>
        <w:rPr>
          <w:ins w:id="1734" w:author="Microsoft" w:date="2020-04-14T19:19:00Z"/>
          <w:rFonts w:cstheme="minorHAnsi"/>
          <w:sz w:val="24"/>
          <w:szCs w:val="24"/>
          <w:rPrChange w:id="1735" w:author="Microsoft" w:date="2020-04-16T16:24:00Z">
            <w:rPr>
              <w:ins w:id="1736" w:author="Microsoft" w:date="2020-04-14T19:19:00Z"/>
            </w:rPr>
          </w:rPrChange>
        </w:rPr>
        <w:pPrChange w:id="1737" w:author="Microsoft" w:date="2020-04-14T19:20:00Z">
          <w:pPr>
            <w:pStyle w:val="ListParagraph"/>
            <w:numPr>
              <w:numId w:val="21"/>
            </w:numPr>
            <w:suppressAutoHyphens/>
            <w:autoSpaceDN w:val="0"/>
            <w:ind w:hanging="360"/>
            <w:contextualSpacing w:val="0"/>
            <w:textAlignment w:val="baseline"/>
          </w:pPr>
        </w:pPrChange>
      </w:pPr>
      <w:ins w:id="1738" w:author="Microsoft" w:date="2020-04-14T19:19:00Z">
        <w:r w:rsidRPr="00E81998">
          <w:rPr>
            <w:rFonts w:cstheme="minorHAnsi"/>
            <w:sz w:val="24"/>
            <w:szCs w:val="24"/>
            <w:rPrChange w:id="1739" w:author="Microsoft" w:date="2020-04-16T16:24:00Z">
              <w:rPr/>
            </w:rPrChange>
          </w:rPr>
          <w:t>Robot</w:t>
        </w:r>
      </w:ins>
    </w:p>
    <w:p w14:paraId="190C7C6C" w14:textId="77777777" w:rsidR="00D56F3E" w:rsidRPr="00E81998" w:rsidRDefault="00D56F3E">
      <w:pPr>
        <w:pStyle w:val="ListParagraph"/>
        <w:numPr>
          <w:ilvl w:val="0"/>
          <w:numId w:val="23"/>
        </w:numPr>
        <w:suppressAutoHyphens/>
        <w:autoSpaceDN w:val="0"/>
        <w:textAlignment w:val="baseline"/>
        <w:rPr>
          <w:ins w:id="1740" w:author="Microsoft" w:date="2020-04-14T19:19:00Z"/>
          <w:rFonts w:cstheme="minorHAnsi"/>
          <w:sz w:val="24"/>
          <w:szCs w:val="24"/>
          <w:rPrChange w:id="1741" w:author="Microsoft" w:date="2020-04-16T16:24:00Z">
            <w:rPr>
              <w:ins w:id="1742" w:author="Microsoft" w:date="2020-04-14T19:19:00Z"/>
            </w:rPr>
          </w:rPrChange>
        </w:rPr>
        <w:pPrChange w:id="1743" w:author="Microsoft" w:date="2020-04-14T19:20:00Z">
          <w:pPr>
            <w:pStyle w:val="ListParagraph"/>
            <w:numPr>
              <w:numId w:val="21"/>
            </w:numPr>
            <w:suppressAutoHyphens/>
            <w:autoSpaceDN w:val="0"/>
            <w:ind w:hanging="360"/>
            <w:contextualSpacing w:val="0"/>
            <w:textAlignment w:val="baseline"/>
          </w:pPr>
        </w:pPrChange>
      </w:pPr>
      <w:ins w:id="1744" w:author="Microsoft" w:date="2020-04-14T19:19:00Z">
        <w:r w:rsidRPr="00E81998">
          <w:rPr>
            <w:rFonts w:cstheme="minorHAnsi"/>
            <w:sz w:val="24"/>
            <w:szCs w:val="24"/>
            <w:rPrChange w:id="1745" w:author="Microsoft" w:date="2020-04-16T16:24:00Z">
              <w:rPr/>
            </w:rPrChange>
          </w:rPr>
          <w:t>Missile Guiding system</w:t>
        </w:r>
      </w:ins>
    </w:p>
    <w:p w14:paraId="0F0DFFCC" w14:textId="77777777" w:rsidR="00D56F3E" w:rsidRPr="00E81998" w:rsidRDefault="00D56F3E">
      <w:pPr>
        <w:pStyle w:val="ListParagraph"/>
        <w:numPr>
          <w:ilvl w:val="0"/>
          <w:numId w:val="23"/>
        </w:numPr>
        <w:suppressAutoHyphens/>
        <w:autoSpaceDN w:val="0"/>
        <w:textAlignment w:val="baseline"/>
        <w:rPr>
          <w:ins w:id="1746" w:author="Microsoft" w:date="2020-04-14T19:19:00Z"/>
          <w:rFonts w:cstheme="minorHAnsi"/>
          <w:sz w:val="24"/>
          <w:szCs w:val="24"/>
          <w:rPrChange w:id="1747" w:author="Microsoft" w:date="2020-04-16T16:24:00Z">
            <w:rPr>
              <w:ins w:id="1748" w:author="Microsoft" w:date="2020-04-14T19:19:00Z"/>
            </w:rPr>
          </w:rPrChange>
        </w:rPr>
        <w:pPrChange w:id="1749" w:author="Microsoft" w:date="2020-04-14T19:20:00Z">
          <w:pPr>
            <w:pStyle w:val="ListParagraph"/>
            <w:numPr>
              <w:numId w:val="21"/>
            </w:numPr>
            <w:suppressAutoHyphens/>
            <w:autoSpaceDN w:val="0"/>
            <w:ind w:hanging="360"/>
            <w:contextualSpacing w:val="0"/>
            <w:textAlignment w:val="baseline"/>
          </w:pPr>
        </w:pPrChange>
      </w:pPr>
      <w:ins w:id="1750" w:author="Microsoft" w:date="2020-04-14T19:19:00Z">
        <w:r w:rsidRPr="00E81998">
          <w:rPr>
            <w:rFonts w:cstheme="minorHAnsi"/>
            <w:sz w:val="24"/>
            <w:szCs w:val="24"/>
            <w:rPrChange w:id="1751" w:author="Microsoft" w:date="2020-04-16T16:24:00Z">
              <w:rPr/>
            </w:rPrChange>
          </w:rPr>
          <w:t>Aircraft navigation system or GPS navigation</w:t>
        </w:r>
      </w:ins>
    </w:p>
    <w:p w14:paraId="08F7D7BF" w14:textId="77777777" w:rsidR="0052395A" w:rsidRPr="00E81998" w:rsidRDefault="00D56F3E">
      <w:pPr>
        <w:pStyle w:val="ListParagraph"/>
        <w:numPr>
          <w:ilvl w:val="0"/>
          <w:numId w:val="23"/>
        </w:numPr>
        <w:suppressAutoHyphens/>
        <w:autoSpaceDN w:val="0"/>
        <w:textAlignment w:val="baseline"/>
        <w:rPr>
          <w:ins w:id="1752" w:author="Microsoft" w:date="2020-04-14T20:57:00Z"/>
          <w:rFonts w:cstheme="minorHAnsi"/>
          <w:sz w:val="24"/>
          <w:szCs w:val="24"/>
          <w:rPrChange w:id="1753" w:author="Microsoft" w:date="2020-04-16T16:24:00Z">
            <w:rPr>
              <w:ins w:id="1754" w:author="Microsoft" w:date="2020-04-14T20:57:00Z"/>
              <w:rFonts w:cstheme="minorHAnsi"/>
              <w:sz w:val="24"/>
              <w:szCs w:val="24"/>
              <w:u w:val="single"/>
            </w:rPr>
          </w:rPrChange>
        </w:rPr>
        <w:pPrChange w:id="1755" w:author="Microsoft" w:date="2020-04-14T20:57:00Z">
          <w:pPr>
            <w:pStyle w:val="ListParagraph"/>
            <w:numPr>
              <w:numId w:val="21"/>
            </w:numPr>
            <w:suppressAutoHyphens/>
            <w:autoSpaceDN w:val="0"/>
            <w:ind w:hanging="360"/>
            <w:contextualSpacing w:val="0"/>
            <w:textAlignment w:val="baseline"/>
          </w:pPr>
        </w:pPrChange>
      </w:pPr>
      <w:ins w:id="1756" w:author="Microsoft" w:date="2020-04-14T19:19:00Z">
        <w:r w:rsidRPr="00E81998">
          <w:rPr>
            <w:rFonts w:cstheme="minorHAnsi"/>
            <w:sz w:val="24"/>
            <w:szCs w:val="24"/>
            <w:rPrChange w:id="1757" w:author="Microsoft" w:date="2020-04-16T16:24:00Z">
              <w:rPr/>
            </w:rPrChange>
          </w:rPr>
          <w:t>Space rover</w:t>
        </w:r>
      </w:ins>
    </w:p>
    <w:p w14:paraId="4F81A6D8" w14:textId="271C74AF" w:rsidR="00D56F3E" w:rsidRPr="00E81998" w:rsidRDefault="00D56F3E">
      <w:pPr>
        <w:pStyle w:val="ListParagraph"/>
        <w:numPr>
          <w:ilvl w:val="0"/>
          <w:numId w:val="23"/>
        </w:numPr>
        <w:suppressAutoHyphens/>
        <w:autoSpaceDN w:val="0"/>
        <w:textAlignment w:val="baseline"/>
        <w:rPr>
          <w:ins w:id="1758" w:author="Microsoft" w:date="2020-04-15T16:45:00Z"/>
          <w:rFonts w:cstheme="minorHAnsi"/>
          <w:sz w:val="24"/>
          <w:szCs w:val="24"/>
          <w:rPrChange w:id="1759" w:author="Microsoft" w:date="2020-04-16T16:24:00Z">
            <w:rPr>
              <w:ins w:id="1760" w:author="Microsoft" w:date="2020-04-15T16:45:00Z"/>
              <w:rFonts w:cstheme="minorHAnsi"/>
              <w:sz w:val="24"/>
              <w:szCs w:val="24"/>
              <w:u w:val="single"/>
            </w:rPr>
          </w:rPrChange>
        </w:rPr>
        <w:pPrChange w:id="1761" w:author="Microsoft" w:date="2020-04-14T20:57:00Z">
          <w:pPr>
            <w:pStyle w:val="ListParagraph"/>
            <w:numPr>
              <w:numId w:val="21"/>
            </w:numPr>
            <w:suppressAutoHyphens/>
            <w:autoSpaceDN w:val="0"/>
            <w:ind w:hanging="360"/>
            <w:contextualSpacing w:val="0"/>
            <w:textAlignment w:val="baseline"/>
          </w:pPr>
        </w:pPrChange>
      </w:pPr>
      <w:ins w:id="1762" w:author="Microsoft" w:date="2020-04-14T19:19:00Z">
        <w:r w:rsidRPr="00E81998">
          <w:rPr>
            <w:rFonts w:cstheme="minorHAnsi"/>
            <w:sz w:val="24"/>
            <w:szCs w:val="24"/>
            <w:rPrChange w:id="1763" w:author="Microsoft" w:date="2020-04-16T16:24:00Z">
              <w:rPr/>
            </w:rPrChange>
          </w:rPr>
          <w:t>Weapon defense system.</w:t>
        </w:r>
      </w:ins>
    </w:p>
    <w:p w14:paraId="56F5B780" w14:textId="75204411" w:rsidR="00927B42" w:rsidRPr="00E81998" w:rsidRDefault="00FC37E9">
      <w:pPr>
        <w:pStyle w:val="ListParagraph"/>
        <w:numPr>
          <w:ilvl w:val="0"/>
          <w:numId w:val="23"/>
        </w:numPr>
        <w:suppressAutoHyphens/>
        <w:autoSpaceDN w:val="0"/>
        <w:textAlignment w:val="baseline"/>
        <w:rPr>
          <w:ins w:id="1764" w:author="Microsoft" w:date="2020-04-14T19:19:00Z"/>
          <w:rFonts w:cstheme="minorHAnsi"/>
          <w:sz w:val="24"/>
          <w:szCs w:val="24"/>
          <w:rPrChange w:id="1765" w:author="Microsoft" w:date="2020-04-16T16:24:00Z">
            <w:rPr>
              <w:ins w:id="1766" w:author="Microsoft" w:date="2020-04-14T19:19:00Z"/>
            </w:rPr>
          </w:rPrChange>
        </w:rPr>
        <w:pPrChange w:id="1767" w:author="Microsoft" w:date="2020-04-15T16:45:00Z">
          <w:pPr>
            <w:pStyle w:val="ListParagraph"/>
            <w:numPr>
              <w:numId w:val="21"/>
            </w:numPr>
            <w:suppressAutoHyphens/>
            <w:autoSpaceDN w:val="0"/>
            <w:ind w:hanging="360"/>
            <w:contextualSpacing w:val="0"/>
            <w:textAlignment w:val="baseline"/>
          </w:pPr>
        </w:pPrChange>
      </w:pPr>
      <w:ins w:id="1768" w:author="Microsoft" w:date="2020-04-15T16:45:00Z">
        <w:r w:rsidRPr="00E81998">
          <w:rPr>
            <w:rFonts w:cstheme="minorHAnsi"/>
            <w:sz w:val="24"/>
            <w:szCs w:val="24"/>
            <w:rPrChange w:id="1769" w:author="Microsoft" w:date="2020-04-16T16:24:00Z">
              <w:rPr>
                <w:rFonts w:cstheme="minorHAnsi"/>
                <w:sz w:val="24"/>
                <w:szCs w:val="24"/>
                <w:u w:val="single"/>
              </w:rPr>
            </w:rPrChange>
          </w:rPr>
          <w:t>Traction control system (Automobile)</w:t>
        </w:r>
        <w:r w:rsidR="00927B42" w:rsidRPr="00E81998">
          <w:rPr>
            <w:rFonts w:cstheme="minorHAnsi"/>
            <w:sz w:val="24"/>
            <w:szCs w:val="24"/>
            <w:rPrChange w:id="1770" w:author="Microsoft" w:date="2020-04-16T16:24:00Z">
              <w:rPr>
                <w:rFonts w:cstheme="minorHAnsi"/>
                <w:sz w:val="24"/>
                <w:szCs w:val="24"/>
                <w:u w:val="single"/>
              </w:rPr>
            </w:rPrChange>
          </w:rPr>
          <w:t>.</w:t>
        </w:r>
      </w:ins>
    </w:p>
    <w:p w14:paraId="249DF0B5" w14:textId="4A19BB48" w:rsidR="00D56F3E" w:rsidRPr="00781FAB" w:rsidRDefault="00927B42" w:rsidP="00D56F3E">
      <w:pPr>
        <w:rPr>
          <w:ins w:id="1771" w:author="Microsoft" w:date="2020-04-15T16:46:00Z"/>
          <w:rFonts w:cstheme="minorHAnsi"/>
          <w:b/>
          <w:sz w:val="32"/>
          <w:szCs w:val="32"/>
        </w:rPr>
      </w:pPr>
      <w:ins w:id="1772" w:author="Microsoft" w:date="2020-04-15T16:45:00Z">
        <w:r w:rsidRPr="00781FAB">
          <w:rPr>
            <w:rFonts w:cstheme="minorHAnsi"/>
            <w:b/>
            <w:sz w:val="32"/>
            <w:szCs w:val="32"/>
            <w:rPrChange w:id="1773" w:author="Microsoft" w:date="2020-04-15T17:12:00Z">
              <w:rPr>
                <w:rFonts w:cstheme="minorHAnsi"/>
                <w:b/>
                <w:sz w:val="24"/>
                <w:szCs w:val="24"/>
              </w:rPr>
            </w:rPrChange>
          </w:rPr>
          <w:t>Different unpredictable issue in JAVA for real time systems:</w:t>
        </w:r>
      </w:ins>
    </w:p>
    <w:p w14:paraId="295E68D6" w14:textId="77777777" w:rsidR="001431C8" w:rsidRPr="00781FAB" w:rsidRDefault="001431C8">
      <w:pPr>
        <w:pStyle w:val="NormalWeb"/>
        <w:shd w:val="clear" w:color="auto" w:fill="FCFBFA"/>
        <w:spacing w:before="0" w:beforeAutospacing="0" w:after="264" w:afterAutospacing="0"/>
        <w:jc w:val="both"/>
        <w:rPr>
          <w:ins w:id="1774" w:author="Microsoft" w:date="2020-04-15T16:48:00Z"/>
          <w:rFonts w:asciiTheme="minorHAnsi" w:hAnsiTheme="minorHAnsi" w:cstheme="minorHAnsi"/>
          <w:color w:val="000000"/>
          <w:rPrChange w:id="1775" w:author="Microsoft" w:date="2020-04-15T17:12:00Z">
            <w:rPr>
              <w:ins w:id="1776" w:author="Microsoft" w:date="2020-04-15T16:48:00Z"/>
              <w:rFonts w:ascii="Segoe UI" w:hAnsi="Segoe UI" w:cs="Segoe UI"/>
              <w:color w:val="000000"/>
              <w:sz w:val="20"/>
              <w:szCs w:val="20"/>
            </w:rPr>
          </w:rPrChange>
        </w:rPr>
        <w:pPrChange w:id="1777" w:author="Microsoft" w:date="2020-04-16T16:25:00Z">
          <w:pPr>
            <w:pStyle w:val="NormalWeb"/>
            <w:shd w:val="clear" w:color="auto" w:fill="FCFBFA"/>
            <w:spacing w:before="0" w:beforeAutospacing="0" w:after="264" w:afterAutospacing="0"/>
          </w:pPr>
        </w:pPrChange>
      </w:pPr>
      <w:ins w:id="1778" w:author="Microsoft" w:date="2020-04-15T16:48:00Z">
        <w:r w:rsidRPr="00781FAB">
          <w:rPr>
            <w:rFonts w:asciiTheme="minorHAnsi" w:hAnsiTheme="minorHAnsi" w:cstheme="minorHAnsi"/>
            <w:color w:val="000000"/>
            <w:rPrChange w:id="1779" w:author="Microsoft" w:date="2020-04-15T17:12:00Z">
              <w:rPr>
                <w:rFonts w:ascii="Segoe UI" w:hAnsi="Segoe UI" w:cs="Segoe UI"/>
                <w:color w:val="000000"/>
                <w:sz w:val="20"/>
                <w:szCs w:val="20"/>
              </w:rPr>
            </w:rPrChange>
          </w:rPr>
          <w:t>A number of factors may render the timing of execution unpredictable and therefore may cause a standard Java task to miss its deadline. Here are the most common.</w:t>
        </w:r>
      </w:ins>
    </w:p>
    <w:p w14:paraId="25E8922A" w14:textId="77777777" w:rsidR="001431C8" w:rsidRPr="00781FAB" w:rsidRDefault="001431C8">
      <w:pPr>
        <w:pStyle w:val="ListParagraph"/>
        <w:numPr>
          <w:ilvl w:val="0"/>
          <w:numId w:val="34"/>
        </w:numPr>
        <w:shd w:val="clear" w:color="auto" w:fill="FCFBFA"/>
        <w:spacing w:after="0" w:line="240" w:lineRule="auto"/>
        <w:ind w:right="240"/>
        <w:jc w:val="both"/>
        <w:rPr>
          <w:ins w:id="1780" w:author="Microsoft" w:date="2020-04-15T16:48:00Z"/>
          <w:rFonts w:cstheme="minorHAnsi"/>
          <w:color w:val="000000"/>
          <w:sz w:val="24"/>
          <w:szCs w:val="24"/>
          <w:rPrChange w:id="1781" w:author="Microsoft" w:date="2020-04-15T17:12:00Z">
            <w:rPr>
              <w:ins w:id="1782" w:author="Microsoft" w:date="2020-04-15T16:48:00Z"/>
              <w:rFonts w:ascii="Segoe UI" w:hAnsi="Segoe UI" w:cs="Segoe UI"/>
              <w:color w:val="000000"/>
              <w:sz w:val="20"/>
              <w:szCs w:val="20"/>
            </w:rPr>
          </w:rPrChange>
        </w:rPr>
        <w:pPrChange w:id="1783" w:author="Microsoft" w:date="2020-04-16T16:25:00Z">
          <w:pPr>
            <w:numPr>
              <w:numId w:val="33"/>
            </w:numPr>
            <w:shd w:val="clear" w:color="auto" w:fill="FCFBFA"/>
            <w:tabs>
              <w:tab w:val="num" w:pos="720"/>
            </w:tabs>
            <w:spacing w:after="0" w:line="240" w:lineRule="auto"/>
            <w:ind w:left="720" w:right="240" w:hanging="360"/>
          </w:pPr>
        </w:pPrChange>
      </w:pPr>
      <w:ins w:id="1784" w:author="Microsoft" w:date="2020-04-15T16:48:00Z">
        <w:r w:rsidRPr="00781FAB">
          <w:rPr>
            <w:rStyle w:val="Strong"/>
            <w:rFonts w:cstheme="minorHAnsi"/>
            <w:color w:val="000000"/>
            <w:sz w:val="24"/>
            <w:szCs w:val="24"/>
            <w:rPrChange w:id="1785" w:author="Microsoft" w:date="2020-04-15T17:12:00Z">
              <w:rPr>
                <w:rStyle w:val="Strong"/>
                <w:rFonts w:ascii="Segoe UI" w:hAnsi="Segoe UI" w:cs="Segoe UI"/>
                <w:color w:val="000000"/>
                <w:sz w:val="20"/>
                <w:szCs w:val="20"/>
              </w:rPr>
            </w:rPrChange>
          </w:rPr>
          <w:t>Operating-system scheduling.</w:t>
        </w:r>
        <w:r w:rsidRPr="00781FAB">
          <w:rPr>
            <w:rFonts w:cstheme="minorHAnsi"/>
            <w:color w:val="000000"/>
            <w:sz w:val="24"/>
            <w:szCs w:val="24"/>
            <w:rPrChange w:id="1786" w:author="Microsoft" w:date="2020-04-15T17:12:00Z">
              <w:rPr>
                <w:rFonts w:ascii="Segoe UI" w:hAnsi="Segoe UI" w:cs="Segoe UI"/>
                <w:color w:val="000000"/>
                <w:sz w:val="20"/>
                <w:szCs w:val="20"/>
              </w:rPr>
            </w:rPrChange>
          </w:rPr>
          <w:t> In Java technology, threads are created by the JVM </w:t>
        </w:r>
        <w:r w:rsidRPr="00781FAB">
          <w:rPr>
            <w:rFonts w:cstheme="minorHAnsi"/>
            <w:color w:val="000000"/>
            <w:sz w:val="24"/>
            <w:szCs w:val="24"/>
            <w:rPrChange w:id="1787" w:author="Microsoft" w:date="2020-04-15T17:12:00Z">
              <w:rPr>
                <w:rFonts w:ascii="Segoe UI" w:hAnsi="Segoe UI" w:cs="Segoe UI"/>
                <w:color w:val="000000"/>
                <w:sz w:val="20"/>
                <w:szCs w:val="20"/>
              </w:rPr>
            </w:rPrChange>
          </w:rPr>
          <w:fldChar w:fldCharType="begin"/>
        </w:r>
        <w:r w:rsidRPr="00781FAB">
          <w:rPr>
            <w:rFonts w:cstheme="minorHAnsi"/>
            <w:color w:val="000000"/>
            <w:sz w:val="24"/>
            <w:szCs w:val="24"/>
            <w:rPrChange w:id="1788" w:author="Microsoft" w:date="2020-04-15T17:12:00Z">
              <w:rPr>
                <w:rFonts w:ascii="Segoe UI" w:hAnsi="Segoe UI" w:cs="Segoe UI"/>
                <w:color w:val="000000"/>
                <w:sz w:val="20"/>
                <w:szCs w:val="20"/>
              </w:rPr>
            </w:rPrChange>
          </w:rPr>
          <w:instrText xml:space="preserve"> HYPERLINK "https://www.oracle.com/technetwork/articles/javase/index-137216.html" \l "jvm_note" </w:instrText>
        </w:r>
        <w:r w:rsidRPr="00781FAB">
          <w:rPr>
            <w:rFonts w:cstheme="minorHAnsi"/>
            <w:color w:val="000000"/>
            <w:sz w:val="24"/>
            <w:szCs w:val="24"/>
            <w:rPrChange w:id="1789" w:author="Microsoft" w:date="2020-04-15T17:12:00Z">
              <w:rPr>
                <w:rFonts w:ascii="Segoe UI" w:hAnsi="Segoe UI" w:cs="Segoe UI"/>
                <w:color w:val="000000"/>
                <w:sz w:val="20"/>
                <w:szCs w:val="20"/>
              </w:rPr>
            </w:rPrChange>
          </w:rPr>
          <w:fldChar w:fldCharType="separate"/>
        </w:r>
        <w:r w:rsidRPr="00781FAB">
          <w:rPr>
            <w:rStyle w:val="Hyperlink"/>
            <w:rFonts w:cstheme="minorHAnsi"/>
            <w:color w:val="00688C"/>
            <w:sz w:val="24"/>
            <w:szCs w:val="24"/>
            <w:rPrChange w:id="1790" w:author="Microsoft" w:date="2020-04-15T17:12:00Z">
              <w:rPr>
                <w:rStyle w:val="Hyperlink"/>
                <w:rFonts w:ascii="Segoe UI" w:hAnsi="Segoe UI" w:cs="Segoe UI"/>
                <w:color w:val="00688C"/>
                <w:sz w:val="20"/>
                <w:szCs w:val="20"/>
              </w:rPr>
            </w:rPrChange>
          </w:rPr>
          <w:t>*</w:t>
        </w:r>
        <w:r w:rsidRPr="00781FAB">
          <w:rPr>
            <w:rFonts w:cstheme="minorHAnsi"/>
            <w:color w:val="000000"/>
            <w:sz w:val="24"/>
            <w:szCs w:val="24"/>
            <w:rPrChange w:id="1791" w:author="Microsoft" w:date="2020-04-15T17:12:00Z">
              <w:rPr>
                <w:rFonts w:ascii="Segoe UI" w:hAnsi="Segoe UI" w:cs="Segoe UI"/>
                <w:color w:val="000000"/>
                <w:sz w:val="20"/>
                <w:szCs w:val="20"/>
              </w:rPr>
            </w:rPrChange>
          </w:rPr>
          <w:fldChar w:fldCharType="end"/>
        </w:r>
        <w:r w:rsidRPr="00781FAB">
          <w:rPr>
            <w:rFonts w:cstheme="minorHAnsi"/>
            <w:color w:val="000000"/>
            <w:sz w:val="24"/>
            <w:szCs w:val="24"/>
            <w:rPrChange w:id="1792" w:author="Microsoft" w:date="2020-04-15T17:12:00Z">
              <w:rPr>
                <w:rFonts w:ascii="Segoe UI" w:hAnsi="Segoe UI" w:cs="Segoe UI"/>
                <w:color w:val="000000"/>
                <w:sz w:val="20"/>
                <w:szCs w:val="20"/>
              </w:rPr>
            </w:rPrChange>
          </w:rPr>
          <w:t xml:space="preserve"> but are ultimately scheduled by the operating-system scheduler. In order for the JVM to provide guarantees of temporal latency, that is, the time delay in reaction after an action, the operating system must provide scheduling-latency guarantees as well. Hence, the operating system must offer capabilities such as a high-resolution timer, </w:t>
        </w:r>
        <w:r w:rsidRPr="00781FAB">
          <w:rPr>
            <w:rFonts w:cstheme="minorHAnsi"/>
            <w:color w:val="000000"/>
            <w:sz w:val="24"/>
            <w:szCs w:val="24"/>
            <w:rPrChange w:id="1793" w:author="Microsoft" w:date="2020-04-15T17:12:00Z">
              <w:rPr>
                <w:rFonts w:ascii="Segoe UI" w:hAnsi="Segoe UI" w:cs="Segoe UI"/>
                <w:color w:val="000000"/>
                <w:sz w:val="20"/>
                <w:szCs w:val="20"/>
              </w:rPr>
            </w:rPrChange>
          </w:rPr>
          <w:lastRenderedPageBreak/>
          <w:t>program-defined low-level interrupts, and a robust priority-based scheduler.</w:t>
        </w:r>
        <w:r w:rsidRPr="00781FAB">
          <w:rPr>
            <w:rFonts w:cstheme="minorHAnsi"/>
            <w:color w:val="000000"/>
            <w:sz w:val="24"/>
            <w:szCs w:val="24"/>
            <w:rPrChange w:id="1794"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795" w:author="Microsoft" w:date="2020-04-15T17:12:00Z">
              <w:rPr>
                <w:rStyle w:val="sp10"/>
                <w:rFonts w:ascii="Segoe UI" w:hAnsi="Segoe UI" w:cs="Segoe UI"/>
                <w:color w:val="000000"/>
                <w:sz w:val="20"/>
                <w:szCs w:val="20"/>
              </w:rPr>
            </w:rPrChange>
          </w:rPr>
          <w:t> </w:t>
        </w:r>
      </w:ins>
    </w:p>
    <w:p w14:paraId="663C267A" w14:textId="77777777" w:rsidR="001431C8" w:rsidRPr="00781FAB" w:rsidRDefault="001431C8">
      <w:pPr>
        <w:pStyle w:val="ListParagraph"/>
        <w:numPr>
          <w:ilvl w:val="0"/>
          <w:numId w:val="34"/>
        </w:numPr>
        <w:shd w:val="clear" w:color="auto" w:fill="FCFBFA"/>
        <w:spacing w:after="0" w:line="240" w:lineRule="auto"/>
        <w:ind w:right="240"/>
        <w:jc w:val="both"/>
        <w:rPr>
          <w:ins w:id="1796" w:author="Microsoft" w:date="2020-04-15T16:48:00Z"/>
          <w:rFonts w:cstheme="minorHAnsi"/>
          <w:color w:val="000000"/>
          <w:sz w:val="24"/>
          <w:szCs w:val="24"/>
          <w:rPrChange w:id="1797" w:author="Microsoft" w:date="2020-04-15T17:12:00Z">
            <w:rPr>
              <w:ins w:id="1798" w:author="Microsoft" w:date="2020-04-15T16:48:00Z"/>
              <w:rFonts w:ascii="Segoe UI" w:hAnsi="Segoe UI" w:cs="Segoe UI"/>
              <w:color w:val="000000"/>
              <w:sz w:val="20"/>
              <w:szCs w:val="20"/>
            </w:rPr>
          </w:rPrChange>
        </w:rPr>
        <w:pPrChange w:id="1799" w:author="Microsoft" w:date="2020-04-16T16:25:00Z">
          <w:pPr>
            <w:numPr>
              <w:numId w:val="33"/>
            </w:numPr>
            <w:shd w:val="clear" w:color="auto" w:fill="FCFBFA"/>
            <w:tabs>
              <w:tab w:val="num" w:pos="720"/>
            </w:tabs>
            <w:spacing w:after="0" w:line="240" w:lineRule="auto"/>
            <w:ind w:left="720" w:right="240" w:hanging="360"/>
          </w:pPr>
        </w:pPrChange>
      </w:pPr>
      <w:ins w:id="1800" w:author="Microsoft" w:date="2020-04-15T16:48:00Z">
        <w:r w:rsidRPr="00781FAB">
          <w:rPr>
            <w:rStyle w:val="Strong"/>
            <w:rFonts w:cstheme="minorHAnsi"/>
            <w:color w:val="000000"/>
            <w:sz w:val="24"/>
            <w:szCs w:val="24"/>
            <w:rPrChange w:id="1801" w:author="Microsoft" w:date="2020-04-15T17:12:00Z">
              <w:rPr>
                <w:rStyle w:val="Strong"/>
                <w:rFonts w:ascii="Segoe UI" w:hAnsi="Segoe UI" w:cs="Segoe UI"/>
                <w:color w:val="000000"/>
                <w:sz w:val="20"/>
                <w:szCs w:val="20"/>
              </w:rPr>
            </w:rPrChange>
          </w:rPr>
          <w:t>Priority inversion.</w:t>
        </w:r>
        <w:r w:rsidRPr="00781FAB">
          <w:rPr>
            <w:rFonts w:cstheme="minorHAnsi"/>
            <w:color w:val="000000"/>
            <w:sz w:val="24"/>
            <w:szCs w:val="24"/>
            <w:rPrChange w:id="1802" w:author="Microsoft" w:date="2020-04-15T17:12:00Z">
              <w:rPr>
                <w:rFonts w:ascii="Segoe UI" w:hAnsi="Segoe UI" w:cs="Segoe UI"/>
                <w:color w:val="000000"/>
                <w:sz w:val="20"/>
                <w:szCs w:val="20"/>
              </w:rPr>
            </w:rPrChange>
          </w:rPr>
          <w:t> One hazard in an application in which threads can have different priorities is </w:t>
        </w:r>
        <w:r w:rsidRPr="00781FAB">
          <w:rPr>
            <w:rStyle w:val="Emphasis"/>
            <w:rFonts w:cstheme="minorHAnsi"/>
            <w:color w:val="000000"/>
            <w:sz w:val="24"/>
            <w:szCs w:val="24"/>
            <w:rPrChange w:id="1803" w:author="Microsoft" w:date="2020-04-15T17:12:00Z">
              <w:rPr>
                <w:rStyle w:val="Emphasis"/>
                <w:rFonts w:ascii="Segoe UI" w:hAnsi="Segoe UI" w:cs="Segoe UI"/>
                <w:color w:val="000000"/>
                <w:sz w:val="20"/>
                <w:szCs w:val="20"/>
              </w:rPr>
            </w:rPrChange>
          </w:rPr>
          <w:t>priority inversion.</w:t>
        </w:r>
        <w:r w:rsidRPr="00781FAB">
          <w:rPr>
            <w:rFonts w:cstheme="minorHAnsi"/>
            <w:color w:val="000000"/>
            <w:sz w:val="24"/>
            <w:szCs w:val="24"/>
            <w:rPrChange w:id="1804" w:author="Microsoft" w:date="2020-04-15T17:12:00Z">
              <w:rPr>
                <w:rFonts w:ascii="Segoe UI" w:hAnsi="Segoe UI" w:cs="Segoe UI"/>
                <w:color w:val="000000"/>
                <w:sz w:val="20"/>
                <w:szCs w:val="20"/>
              </w:rPr>
            </w:rPrChange>
          </w:rPr>
          <w:t> If a lower-priority thread shares a resource with a higher-priority thread, and if that resource is guarded by a lock, the lower-priority thread may be holding the lock at the moment when the higher-priority thread needs it. In this case, the higher-priority thread is unable to proceed until the lower-priority thread has completed its work -- and this can cause the higher-priority thread to miss its deadline.</w:t>
        </w:r>
        <w:r w:rsidRPr="00781FAB">
          <w:rPr>
            <w:rFonts w:cstheme="minorHAnsi"/>
            <w:color w:val="000000"/>
            <w:sz w:val="24"/>
            <w:szCs w:val="24"/>
            <w:rPrChange w:id="1805"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06" w:author="Microsoft" w:date="2020-04-15T17:12:00Z">
              <w:rPr>
                <w:rStyle w:val="sp10"/>
                <w:rFonts w:ascii="Segoe UI" w:hAnsi="Segoe UI" w:cs="Segoe UI"/>
                <w:color w:val="000000"/>
                <w:sz w:val="20"/>
                <w:szCs w:val="20"/>
              </w:rPr>
            </w:rPrChange>
          </w:rPr>
          <w:t> </w:t>
        </w:r>
        <w:r w:rsidRPr="00781FAB">
          <w:rPr>
            <w:rFonts w:cstheme="minorHAnsi"/>
            <w:color w:val="000000"/>
            <w:sz w:val="24"/>
            <w:szCs w:val="24"/>
            <w:rPrChange w:id="1807" w:author="Microsoft" w:date="2020-04-15T17:12:00Z">
              <w:rPr>
                <w:rFonts w:ascii="Segoe UI" w:hAnsi="Segoe UI" w:cs="Segoe UI"/>
                <w:color w:val="000000"/>
                <w:sz w:val="20"/>
                <w:szCs w:val="20"/>
              </w:rPr>
            </w:rPrChange>
          </w:rPr>
          <w:br/>
          <w:t>In addition, if some other task with a medium priority that does not depend on the shared resource attempts to run in the interim, it will take precedence over both the low- and the high-priority tasks. The effect of priority inversion is to "downgrade" the priority of the higher-priority thread to that of the lower-priority thread.</w:t>
        </w:r>
        <w:r w:rsidRPr="00781FAB">
          <w:rPr>
            <w:rFonts w:cstheme="minorHAnsi"/>
            <w:color w:val="000000"/>
            <w:sz w:val="24"/>
            <w:szCs w:val="24"/>
            <w:rPrChange w:id="1808"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09" w:author="Microsoft" w:date="2020-04-15T17:12:00Z">
              <w:rPr>
                <w:rStyle w:val="sp10"/>
                <w:rFonts w:ascii="Segoe UI" w:hAnsi="Segoe UI" w:cs="Segoe UI"/>
                <w:color w:val="000000"/>
                <w:sz w:val="20"/>
                <w:szCs w:val="20"/>
              </w:rPr>
            </w:rPrChange>
          </w:rPr>
          <w:t> </w:t>
        </w:r>
      </w:ins>
    </w:p>
    <w:p w14:paraId="2C9D12A1" w14:textId="77777777" w:rsidR="001431C8" w:rsidRPr="00781FAB" w:rsidRDefault="001431C8">
      <w:pPr>
        <w:pStyle w:val="ListParagraph"/>
        <w:numPr>
          <w:ilvl w:val="0"/>
          <w:numId w:val="34"/>
        </w:numPr>
        <w:shd w:val="clear" w:color="auto" w:fill="FCFBFA"/>
        <w:spacing w:after="0" w:line="240" w:lineRule="auto"/>
        <w:ind w:right="240"/>
        <w:jc w:val="both"/>
        <w:rPr>
          <w:ins w:id="1810" w:author="Microsoft" w:date="2020-04-15T16:48:00Z"/>
          <w:rFonts w:cstheme="minorHAnsi"/>
          <w:color w:val="000000"/>
          <w:sz w:val="24"/>
          <w:szCs w:val="24"/>
          <w:rPrChange w:id="1811" w:author="Microsoft" w:date="2020-04-15T17:12:00Z">
            <w:rPr>
              <w:ins w:id="1812" w:author="Microsoft" w:date="2020-04-15T16:48:00Z"/>
              <w:rFonts w:ascii="Segoe UI" w:hAnsi="Segoe UI" w:cs="Segoe UI"/>
              <w:color w:val="000000"/>
              <w:sz w:val="20"/>
              <w:szCs w:val="20"/>
            </w:rPr>
          </w:rPrChange>
        </w:rPr>
        <w:pPrChange w:id="1813" w:author="Microsoft" w:date="2020-04-16T16:25:00Z">
          <w:pPr>
            <w:numPr>
              <w:numId w:val="33"/>
            </w:numPr>
            <w:shd w:val="clear" w:color="auto" w:fill="FCFBFA"/>
            <w:tabs>
              <w:tab w:val="num" w:pos="720"/>
            </w:tabs>
            <w:spacing w:after="0" w:line="240" w:lineRule="auto"/>
            <w:ind w:left="720" w:right="240" w:hanging="360"/>
          </w:pPr>
        </w:pPrChange>
      </w:pPr>
      <w:ins w:id="1814" w:author="Microsoft" w:date="2020-04-15T16:48:00Z">
        <w:r w:rsidRPr="00781FAB">
          <w:rPr>
            <w:rStyle w:val="Strong"/>
            <w:rFonts w:cstheme="minorHAnsi"/>
            <w:color w:val="000000"/>
            <w:sz w:val="24"/>
            <w:szCs w:val="24"/>
            <w:rPrChange w:id="1815" w:author="Microsoft" w:date="2020-04-15T17:12:00Z">
              <w:rPr>
                <w:rStyle w:val="Strong"/>
                <w:rFonts w:ascii="Segoe UI" w:hAnsi="Segoe UI" w:cs="Segoe UI"/>
                <w:color w:val="000000"/>
                <w:sz w:val="20"/>
                <w:szCs w:val="20"/>
              </w:rPr>
            </w:rPrChange>
          </w:rPr>
          <w:t>Class loading, initialization, and compilation.</w:t>
        </w:r>
        <w:r w:rsidRPr="00781FAB">
          <w:rPr>
            <w:rFonts w:cstheme="minorHAnsi"/>
            <w:color w:val="000000"/>
            <w:sz w:val="24"/>
            <w:szCs w:val="24"/>
            <w:rPrChange w:id="1816" w:author="Microsoft" w:date="2020-04-15T17:12:00Z">
              <w:rPr>
                <w:rFonts w:ascii="Segoe UI" w:hAnsi="Segoe UI" w:cs="Segoe UI"/>
                <w:color w:val="000000"/>
                <w:sz w:val="20"/>
                <w:szCs w:val="20"/>
              </w:rPr>
            </w:rPrChange>
          </w:rPr>
          <w:t> The Java language specification requires classes to be initialized lazily -- when an application first uses them. Such instantiations might execute user code, creating </w:t>
        </w:r>
        <w:r w:rsidRPr="00781FAB">
          <w:rPr>
            <w:rStyle w:val="Emphasis"/>
            <w:rFonts w:cstheme="minorHAnsi"/>
            <w:color w:val="000000"/>
            <w:sz w:val="24"/>
            <w:szCs w:val="24"/>
            <w:rPrChange w:id="1817" w:author="Microsoft" w:date="2020-04-15T17:12:00Z">
              <w:rPr>
                <w:rStyle w:val="Emphasis"/>
                <w:rFonts w:ascii="Segoe UI" w:hAnsi="Segoe UI" w:cs="Segoe UI"/>
                <w:color w:val="000000"/>
                <w:sz w:val="20"/>
                <w:szCs w:val="20"/>
              </w:rPr>
            </w:rPrChange>
          </w:rPr>
          <w:t>jitter</w:t>
        </w:r>
        <w:r w:rsidRPr="00781FAB">
          <w:rPr>
            <w:rFonts w:cstheme="minorHAnsi"/>
            <w:color w:val="000000"/>
            <w:sz w:val="24"/>
            <w:szCs w:val="24"/>
            <w:rPrChange w:id="1818" w:author="Microsoft" w:date="2020-04-15T17:12:00Z">
              <w:rPr>
                <w:rFonts w:ascii="Segoe UI" w:hAnsi="Segoe UI" w:cs="Segoe UI"/>
                <w:color w:val="000000"/>
                <w:sz w:val="20"/>
                <w:szCs w:val="20"/>
              </w:rPr>
            </w:rPrChange>
          </w:rPr>
          <w:t>, a variance in latency, the first time that a class is used. In addition, the specification allows classes to be lazily loaded. Because loading of classes may require going to disk or across the network to find the class definition, referencing a previously unreferenced class can cause an unexpected -- and potentially huge -- delay. In addition, the JVM has some latitude to decide when, if ever, to translate a class from byte code into native code. Typically, a method is compiled only when it is executed frequently enough to warrant the cost of compilation.</w:t>
        </w:r>
        <w:r w:rsidRPr="00781FAB">
          <w:rPr>
            <w:rFonts w:cstheme="minorHAnsi"/>
            <w:color w:val="000000"/>
            <w:sz w:val="24"/>
            <w:szCs w:val="24"/>
            <w:rPrChange w:id="1819"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20" w:author="Microsoft" w:date="2020-04-15T17:12:00Z">
              <w:rPr>
                <w:rStyle w:val="sp10"/>
                <w:rFonts w:ascii="Segoe UI" w:hAnsi="Segoe UI" w:cs="Segoe UI"/>
                <w:color w:val="000000"/>
                <w:sz w:val="20"/>
                <w:szCs w:val="20"/>
              </w:rPr>
            </w:rPrChange>
          </w:rPr>
          <w:t> </w:t>
        </w:r>
      </w:ins>
    </w:p>
    <w:p w14:paraId="20E06B14" w14:textId="77777777" w:rsidR="001431C8" w:rsidRPr="00781FAB" w:rsidRDefault="001431C8">
      <w:pPr>
        <w:pStyle w:val="ListParagraph"/>
        <w:numPr>
          <w:ilvl w:val="0"/>
          <w:numId w:val="34"/>
        </w:numPr>
        <w:shd w:val="clear" w:color="auto" w:fill="FCFBFA"/>
        <w:spacing w:after="0" w:line="240" w:lineRule="auto"/>
        <w:ind w:right="240"/>
        <w:jc w:val="both"/>
        <w:rPr>
          <w:ins w:id="1821" w:author="Microsoft" w:date="2020-04-15T16:48:00Z"/>
          <w:rFonts w:cstheme="minorHAnsi"/>
          <w:color w:val="000000"/>
          <w:sz w:val="24"/>
          <w:szCs w:val="24"/>
          <w:rPrChange w:id="1822" w:author="Microsoft" w:date="2020-04-15T17:12:00Z">
            <w:rPr>
              <w:ins w:id="1823" w:author="Microsoft" w:date="2020-04-15T16:48:00Z"/>
              <w:rFonts w:ascii="Segoe UI" w:hAnsi="Segoe UI" w:cs="Segoe UI"/>
              <w:color w:val="000000"/>
              <w:sz w:val="20"/>
              <w:szCs w:val="20"/>
            </w:rPr>
          </w:rPrChange>
        </w:rPr>
        <w:pPrChange w:id="1824" w:author="Microsoft" w:date="2020-04-16T16:25:00Z">
          <w:pPr>
            <w:numPr>
              <w:numId w:val="33"/>
            </w:numPr>
            <w:shd w:val="clear" w:color="auto" w:fill="FCFBFA"/>
            <w:tabs>
              <w:tab w:val="num" w:pos="720"/>
            </w:tabs>
            <w:spacing w:after="0" w:line="240" w:lineRule="auto"/>
            <w:ind w:left="720" w:right="240" w:hanging="360"/>
          </w:pPr>
        </w:pPrChange>
      </w:pPr>
      <w:ins w:id="1825" w:author="Microsoft" w:date="2020-04-15T16:48:00Z">
        <w:r w:rsidRPr="00781FAB">
          <w:rPr>
            <w:rStyle w:val="Strong"/>
            <w:rFonts w:cstheme="minorHAnsi"/>
            <w:color w:val="000000"/>
            <w:sz w:val="24"/>
            <w:szCs w:val="24"/>
            <w:rPrChange w:id="1826" w:author="Microsoft" w:date="2020-04-15T17:12:00Z">
              <w:rPr>
                <w:rStyle w:val="Strong"/>
                <w:rFonts w:ascii="Segoe UI" w:hAnsi="Segoe UI" w:cs="Segoe UI"/>
                <w:color w:val="000000"/>
                <w:sz w:val="20"/>
                <w:szCs w:val="20"/>
              </w:rPr>
            </w:rPrChange>
          </w:rPr>
          <w:t>Garbage collection.</w:t>
        </w:r>
        <w:r w:rsidRPr="00781FAB">
          <w:rPr>
            <w:rFonts w:cstheme="minorHAnsi"/>
            <w:color w:val="000000"/>
            <w:sz w:val="24"/>
            <w:szCs w:val="24"/>
            <w:rPrChange w:id="1827" w:author="Microsoft" w:date="2020-04-15T17:12:00Z">
              <w:rPr>
                <w:rFonts w:ascii="Segoe UI" w:hAnsi="Segoe UI" w:cs="Segoe UI"/>
                <w:color w:val="000000"/>
                <w:sz w:val="20"/>
                <w:szCs w:val="20"/>
              </w:rPr>
            </w:rPrChange>
          </w:rPr>
          <w:t> The primary source of unpredictability in Java applications is garbage collection (GC). The GC algorithms that standard JVMs use all involve a </w:t>
        </w:r>
        <w:r w:rsidRPr="00781FAB">
          <w:rPr>
            <w:rStyle w:val="Emphasis"/>
            <w:rFonts w:cstheme="minorHAnsi"/>
            <w:color w:val="000000"/>
            <w:sz w:val="24"/>
            <w:szCs w:val="24"/>
            <w:rPrChange w:id="1828" w:author="Microsoft" w:date="2020-04-15T17:12:00Z">
              <w:rPr>
                <w:rStyle w:val="Emphasis"/>
                <w:rFonts w:ascii="Segoe UI" w:hAnsi="Segoe UI" w:cs="Segoe UI"/>
                <w:color w:val="000000"/>
                <w:sz w:val="20"/>
                <w:szCs w:val="20"/>
              </w:rPr>
            </w:rPrChange>
          </w:rPr>
          <w:t>stop-the-world pause</w:t>
        </w:r>
        <w:r w:rsidRPr="00781FAB">
          <w:rPr>
            <w:rFonts w:cstheme="minorHAnsi"/>
            <w:color w:val="000000"/>
            <w:sz w:val="24"/>
            <w:szCs w:val="24"/>
            <w:rPrChange w:id="1829" w:author="Microsoft" w:date="2020-04-15T17:12:00Z">
              <w:rPr>
                <w:rFonts w:ascii="Segoe UI" w:hAnsi="Segoe UI" w:cs="Segoe UI"/>
                <w:color w:val="000000"/>
                <w:sz w:val="20"/>
                <w:szCs w:val="20"/>
              </w:rPr>
            </w:rPrChange>
          </w:rPr>
          <w:t>, in which the application threads are stopped so that the garbage collector can run without interference. Applications with hard response-time requirements cannot tolerate long GC pauses. Despite a large amount of work in recent years on reducing GC pauses, a so-called low-pause collector is still not enough to guarantee predictability and still may require significant tuning and testing.</w:t>
        </w:r>
        <w:r w:rsidRPr="00781FAB">
          <w:rPr>
            <w:rFonts w:cstheme="minorHAnsi"/>
            <w:color w:val="000000"/>
            <w:sz w:val="24"/>
            <w:szCs w:val="24"/>
            <w:rPrChange w:id="1830"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31" w:author="Microsoft" w:date="2020-04-15T17:12:00Z">
              <w:rPr>
                <w:rStyle w:val="sp10"/>
                <w:rFonts w:ascii="Segoe UI" w:hAnsi="Segoe UI" w:cs="Segoe UI"/>
                <w:color w:val="000000"/>
                <w:sz w:val="20"/>
                <w:szCs w:val="20"/>
              </w:rPr>
            </w:rPrChange>
          </w:rPr>
          <w:t> </w:t>
        </w:r>
      </w:ins>
    </w:p>
    <w:p w14:paraId="5C78A7C5" w14:textId="77777777" w:rsidR="001431C8" w:rsidRPr="00781FAB" w:rsidRDefault="001431C8">
      <w:pPr>
        <w:pStyle w:val="ListParagraph"/>
        <w:numPr>
          <w:ilvl w:val="0"/>
          <w:numId w:val="34"/>
        </w:numPr>
        <w:shd w:val="clear" w:color="auto" w:fill="FCFBFA"/>
        <w:spacing w:after="0" w:line="240" w:lineRule="auto"/>
        <w:ind w:right="240"/>
        <w:jc w:val="both"/>
        <w:rPr>
          <w:ins w:id="1832" w:author="Microsoft" w:date="2020-04-15T16:48:00Z"/>
          <w:rFonts w:cstheme="minorHAnsi"/>
          <w:color w:val="000000"/>
          <w:sz w:val="24"/>
          <w:szCs w:val="24"/>
          <w:rPrChange w:id="1833" w:author="Microsoft" w:date="2020-04-15T17:12:00Z">
            <w:rPr>
              <w:ins w:id="1834" w:author="Microsoft" w:date="2020-04-15T16:48:00Z"/>
              <w:rFonts w:ascii="Segoe UI" w:hAnsi="Segoe UI" w:cs="Segoe UI"/>
              <w:color w:val="000000"/>
              <w:sz w:val="20"/>
              <w:szCs w:val="20"/>
            </w:rPr>
          </w:rPrChange>
        </w:rPr>
        <w:pPrChange w:id="1835" w:author="Microsoft" w:date="2020-04-16T16:25:00Z">
          <w:pPr>
            <w:numPr>
              <w:numId w:val="33"/>
            </w:numPr>
            <w:shd w:val="clear" w:color="auto" w:fill="FCFBFA"/>
            <w:tabs>
              <w:tab w:val="num" w:pos="720"/>
            </w:tabs>
            <w:spacing w:after="0" w:line="240" w:lineRule="auto"/>
            <w:ind w:left="720" w:right="240" w:hanging="360"/>
          </w:pPr>
        </w:pPrChange>
      </w:pPr>
      <w:ins w:id="1836" w:author="Microsoft" w:date="2020-04-15T16:48:00Z">
        <w:r w:rsidRPr="00781FAB">
          <w:rPr>
            <w:rStyle w:val="Strong"/>
            <w:rFonts w:cstheme="minorHAnsi"/>
            <w:color w:val="000000"/>
            <w:sz w:val="24"/>
            <w:szCs w:val="24"/>
            <w:rPrChange w:id="1837" w:author="Microsoft" w:date="2020-04-15T17:12:00Z">
              <w:rPr>
                <w:rStyle w:val="Strong"/>
                <w:rFonts w:ascii="Segoe UI" w:hAnsi="Segoe UI" w:cs="Segoe UI"/>
                <w:color w:val="000000"/>
                <w:sz w:val="20"/>
                <w:szCs w:val="20"/>
              </w:rPr>
            </w:rPrChange>
          </w:rPr>
          <w:t>The application.</w:t>
        </w:r>
        <w:r w:rsidRPr="00781FAB">
          <w:rPr>
            <w:rFonts w:cstheme="minorHAnsi"/>
            <w:color w:val="000000"/>
            <w:sz w:val="24"/>
            <w:szCs w:val="24"/>
            <w:rPrChange w:id="1838" w:author="Microsoft" w:date="2020-04-15T17:12:00Z">
              <w:rPr>
                <w:rFonts w:ascii="Segoe UI" w:hAnsi="Segoe UI" w:cs="Segoe UI"/>
                <w:color w:val="000000"/>
                <w:sz w:val="20"/>
                <w:szCs w:val="20"/>
              </w:rPr>
            </w:rPrChange>
          </w:rPr>
          <w:t> Another major source of unpredictability is the application itself, including any libraries that it uses. Most applications consist of multiple computational activities that compete equally for CPU resources. Java applications typically do not use thread priorities, partly because the JVM offers such weak guarantees for thread priorities. In a properly provisioned application, enough CPU cycles should be available to go around, but completing a task may sometimes take longer than expected -- which may cause other tasks to have to wait for CPU resources.</w:t>
        </w:r>
        <w:r w:rsidRPr="00781FAB">
          <w:rPr>
            <w:rFonts w:cstheme="minorHAnsi"/>
            <w:color w:val="000000"/>
            <w:sz w:val="24"/>
            <w:szCs w:val="24"/>
            <w:rPrChange w:id="1839"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40" w:author="Microsoft" w:date="2020-04-15T17:12:00Z">
              <w:rPr>
                <w:rStyle w:val="sp10"/>
                <w:rFonts w:ascii="Segoe UI" w:hAnsi="Segoe UI" w:cs="Segoe UI"/>
                <w:color w:val="000000"/>
                <w:sz w:val="20"/>
                <w:szCs w:val="20"/>
              </w:rPr>
            </w:rPrChange>
          </w:rPr>
          <w:t> </w:t>
        </w:r>
        <w:r w:rsidRPr="00781FAB">
          <w:rPr>
            <w:rFonts w:cstheme="minorHAnsi"/>
            <w:color w:val="000000"/>
            <w:sz w:val="24"/>
            <w:szCs w:val="24"/>
            <w:rPrChange w:id="1841" w:author="Microsoft" w:date="2020-04-15T17:12:00Z">
              <w:rPr>
                <w:rFonts w:ascii="Segoe UI" w:hAnsi="Segoe UI" w:cs="Segoe UI"/>
                <w:color w:val="000000"/>
                <w:sz w:val="20"/>
                <w:szCs w:val="20"/>
              </w:rPr>
            </w:rPrChange>
          </w:rPr>
          <w:br/>
          <w:t>Most developers treat this problem iteratively: They look for the most serious bottleneck, improve it, then find the next bottleneck and improve it, repeating these steps until the application reaches acceptable performance. However, because this development process is itself unpredictable, it can often affect delivery schedules or require significant additional testing.</w:t>
        </w:r>
        <w:r w:rsidRPr="00781FAB">
          <w:rPr>
            <w:rFonts w:cstheme="minorHAnsi"/>
            <w:color w:val="000000"/>
            <w:sz w:val="24"/>
            <w:szCs w:val="24"/>
            <w:rPrChange w:id="1842"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43" w:author="Microsoft" w:date="2020-04-15T17:12:00Z">
              <w:rPr>
                <w:rStyle w:val="sp10"/>
                <w:rFonts w:ascii="Segoe UI" w:hAnsi="Segoe UI" w:cs="Segoe UI"/>
                <w:color w:val="000000"/>
                <w:sz w:val="20"/>
                <w:szCs w:val="20"/>
              </w:rPr>
            </w:rPrChange>
          </w:rPr>
          <w:t> </w:t>
        </w:r>
      </w:ins>
    </w:p>
    <w:p w14:paraId="1BC911AD" w14:textId="77777777" w:rsidR="001431C8" w:rsidRPr="00781FAB" w:rsidRDefault="001431C8">
      <w:pPr>
        <w:pStyle w:val="ListParagraph"/>
        <w:numPr>
          <w:ilvl w:val="0"/>
          <w:numId w:val="34"/>
        </w:numPr>
        <w:shd w:val="clear" w:color="auto" w:fill="FCFBFA"/>
        <w:spacing w:after="0" w:line="240" w:lineRule="auto"/>
        <w:ind w:right="240"/>
        <w:jc w:val="both"/>
        <w:rPr>
          <w:ins w:id="1844" w:author="Microsoft" w:date="2020-04-15T16:48:00Z"/>
          <w:rFonts w:cstheme="minorHAnsi"/>
          <w:color w:val="000000"/>
          <w:sz w:val="24"/>
          <w:szCs w:val="24"/>
          <w:rPrChange w:id="1845" w:author="Microsoft" w:date="2020-04-15T17:12:00Z">
            <w:rPr>
              <w:ins w:id="1846" w:author="Microsoft" w:date="2020-04-15T16:48:00Z"/>
              <w:rFonts w:ascii="Segoe UI" w:hAnsi="Segoe UI" w:cs="Segoe UI"/>
              <w:color w:val="000000"/>
              <w:sz w:val="20"/>
              <w:szCs w:val="20"/>
            </w:rPr>
          </w:rPrChange>
        </w:rPr>
        <w:pPrChange w:id="1847" w:author="Microsoft" w:date="2020-04-16T16:25:00Z">
          <w:pPr>
            <w:numPr>
              <w:numId w:val="33"/>
            </w:numPr>
            <w:shd w:val="clear" w:color="auto" w:fill="FCFBFA"/>
            <w:tabs>
              <w:tab w:val="num" w:pos="720"/>
            </w:tabs>
            <w:spacing w:after="0" w:line="240" w:lineRule="auto"/>
            <w:ind w:left="720" w:right="240" w:hanging="360"/>
          </w:pPr>
        </w:pPrChange>
      </w:pPr>
      <w:ins w:id="1848" w:author="Microsoft" w:date="2020-04-15T16:48:00Z">
        <w:r w:rsidRPr="00781FAB">
          <w:rPr>
            <w:rStyle w:val="Strong"/>
            <w:rFonts w:cstheme="minorHAnsi"/>
            <w:color w:val="000000"/>
            <w:sz w:val="24"/>
            <w:szCs w:val="24"/>
            <w:rPrChange w:id="1849" w:author="Microsoft" w:date="2020-04-15T17:12:00Z">
              <w:rPr>
                <w:rStyle w:val="Strong"/>
                <w:rFonts w:ascii="Segoe UI" w:hAnsi="Segoe UI" w:cs="Segoe UI"/>
                <w:color w:val="000000"/>
                <w:sz w:val="20"/>
                <w:szCs w:val="20"/>
              </w:rPr>
            </w:rPrChange>
          </w:rPr>
          <w:lastRenderedPageBreak/>
          <w:t>Other activities in the system.</w:t>
        </w:r>
        <w:r w:rsidRPr="00781FAB">
          <w:rPr>
            <w:rFonts w:cstheme="minorHAnsi"/>
            <w:color w:val="000000"/>
            <w:sz w:val="24"/>
            <w:szCs w:val="24"/>
            <w:rPrChange w:id="1850" w:author="Microsoft" w:date="2020-04-15T17:12:00Z">
              <w:rPr>
                <w:rFonts w:ascii="Segoe UI" w:hAnsi="Segoe UI" w:cs="Segoe UI"/>
                <w:color w:val="000000"/>
                <w:sz w:val="20"/>
                <w:szCs w:val="20"/>
              </w:rPr>
            </w:rPrChange>
          </w:rPr>
          <w:t> Other high-priority activities that occur in the system -- such as hardware interrupts, other real-time applications, and so forth -- can cause jitter in the application, thereby affecting determinism.</w:t>
        </w:r>
      </w:ins>
    </w:p>
    <w:p w14:paraId="123248E7" w14:textId="77777777" w:rsidR="001431C8" w:rsidRPr="00781FAB" w:rsidRDefault="001431C8">
      <w:pPr>
        <w:jc w:val="both"/>
        <w:rPr>
          <w:rFonts w:cstheme="minorHAnsi"/>
          <w:b/>
          <w:sz w:val="32"/>
          <w:szCs w:val="32"/>
          <w:rPrChange w:id="1851" w:author="Microsoft" w:date="2020-04-15T17:12:00Z">
            <w:rPr/>
          </w:rPrChange>
        </w:rPr>
        <w:pPrChange w:id="1852" w:author="Microsoft" w:date="2020-04-16T16:25:00Z">
          <w:pPr/>
        </w:pPrChange>
      </w:pPr>
    </w:p>
    <w:p w14:paraId="10D50F22" w14:textId="77777777" w:rsidR="0014162E" w:rsidRPr="006D7D13" w:rsidRDefault="0014162E">
      <w:pPr>
        <w:jc w:val="both"/>
        <w:rPr>
          <w:ins w:id="1853" w:author="Microsoft" w:date="2020-04-15T15:15:00Z"/>
          <w:rFonts w:cstheme="minorHAnsi"/>
          <w:b/>
          <w:sz w:val="32"/>
          <w:szCs w:val="32"/>
        </w:rPr>
        <w:pPrChange w:id="1854" w:author="Microsoft" w:date="2020-04-16T16:25:00Z">
          <w:pPr/>
        </w:pPrChange>
      </w:pPr>
      <w:r w:rsidRPr="00781FAB">
        <w:rPr>
          <w:rFonts w:cstheme="minorHAnsi"/>
          <w:b/>
          <w:sz w:val="32"/>
          <w:szCs w:val="32"/>
        </w:rPr>
        <w:t>Real time application</w:t>
      </w:r>
      <w:r w:rsidR="00117BD7" w:rsidRPr="00781FAB">
        <w:rPr>
          <w:rFonts w:cstheme="minorHAnsi"/>
          <w:b/>
          <w:sz w:val="32"/>
          <w:szCs w:val="32"/>
        </w:rPr>
        <w:t xml:space="preserve"> development for both C and Java</w:t>
      </w:r>
      <w:r w:rsidRPr="00781FAB">
        <w:rPr>
          <w:rFonts w:cstheme="minorHAnsi"/>
          <w:b/>
          <w:sz w:val="32"/>
          <w:szCs w:val="32"/>
        </w:rPr>
        <w:t>:</w:t>
      </w:r>
    </w:p>
    <w:tbl>
      <w:tblPr>
        <w:tblStyle w:val="TableGrid"/>
        <w:tblW w:w="0" w:type="auto"/>
        <w:tblLook w:val="04A0" w:firstRow="1" w:lastRow="0" w:firstColumn="1" w:lastColumn="0" w:noHBand="0" w:noVBand="1"/>
        <w:tblPrChange w:id="1855" w:author="Microsoft" w:date="2020-04-15T17:04:00Z">
          <w:tblPr>
            <w:tblStyle w:val="TableGrid"/>
            <w:tblW w:w="0" w:type="auto"/>
            <w:tblLook w:val="04A0" w:firstRow="1" w:lastRow="0" w:firstColumn="1" w:lastColumn="0" w:noHBand="0" w:noVBand="1"/>
          </w:tblPr>
        </w:tblPrChange>
      </w:tblPr>
      <w:tblGrid>
        <w:gridCol w:w="4508"/>
        <w:gridCol w:w="4508"/>
        <w:tblGridChange w:id="1856">
          <w:tblGrid>
            <w:gridCol w:w="4508"/>
            <w:gridCol w:w="4508"/>
          </w:tblGrid>
        </w:tblGridChange>
      </w:tblGrid>
      <w:tr w:rsidR="00C72AAF" w:rsidRPr="00781FAB" w14:paraId="7CD64DE8" w14:textId="77777777" w:rsidTr="009337D9">
        <w:trPr>
          <w:ins w:id="1857" w:author="Microsoft" w:date="2020-04-15T15:15:00Z"/>
        </w:trPr>
        <w:tc>
          <w:tcPr>
            <w:tcW w:w="4508" w:type="dxa"/>
            <w:shd w:val="clear" w:color="auto" w:fill="FFFFFF" w:themeFill="background1"/>
            <w:tcPrChange w:id="1858" w:author="Microsoft" w:date="2020-04-15T17:04:00Z">
              <w:tcPr>
                <w:tcW w:w="4508" w:type="dxa"/>
              </w:tcPr>
            </w:tcPrChange>
          </w:tcPr>
          <w:p w14:paraId="6A248A26" w14:textId="3BE4702F" w:rsidR="00C72AAF" w:rsidRPr="00781FAB" w:rsidRDefault="00C72AAF">
            <w:pPr>
              <w:jc w:val="center"/>
              <w:rPr>
                <w:ins w:id="1859" w:author="Microsoft" w:date="2020-04-15T15:15:00Z"/>
                <w:rFonts w:cstheme="minorHAnsi"/>
                <w:b/>
                <w:sz w:val="24"/>
                <w:szCs w:val="24"/>
                <w:rPrChange w:id="1860" w:author="Microsoft" w:date="2020-04-15T17:12:00Z">
                  <w:rPr>
                    <w:ins w:id="1861" w:author="Microsoft" w:date="2020-04-15T15:15:00Z"/>
                    <w:rFonts w:cstheme="minorHAnsi"/>
                    <w:b/>
                    <w:sz w:val="32"/>
                    <w:szCs w:val="32"/>
                  </w:rPr>
                </w:rPrChange>
              </w:rPr>
              <w:pPrChange w:id="1862" w:author="Microsoft" w:date="2020-04-16T16:25:00Z">
                <w:pPr/>
              </w:pPrChange>
            </w:pPr>
            <w:ins w:id="1863" w:author="Microsoft" w:date="2020-04-15T15:15:00Z">
              <w:r w:rsidRPr="00781FAB">
                <w:rPr>
                  <w:rFonts w:cstheme="minorHAnsi"/>
                  <w:b/>
                  <w:sz w:val="24"/>
                  <w:szCs w:val="24"/>
                  <w:rPrChange w:id="1864" w:author="Microsoft" w:date="2020-04-15T17:12:00Z">
                    <w:rPr>
                      <w:rFonts w:cstheme="minorHAnsi"/>
                      <w:b/>
                      <w:sz w:val="32"/>
                      <w:szCs w:val="32"/>
                    </w:rPr>
                  </w:rPrChange>
                </w:rPr>
                <w:t>Java</w:t>
              </w:r>
            </w:ins>
          </w:p>
        </w:tc>
        <w:tc>
          <w:tcPr>
            <w:tcW w:w="4508" w:type="dxa"/>
            <w:shd w:val="clear" w:color="auto" w:fill="FFFFFF" w:themeFill="background1"/>
            <w:tcPrChange w:id="1865" w:author="Microsoft" w:date="2020-04-15T17:04:00Z">
              <w:tcPr>
                <w:tcW w:w="4508" w:type="dxa"/>
              </w:tcPr>
            </w:tcPrChange>
          </w:tcPr>
          <w:p w14:paraId="16D4CD57" w14:textId="215F116A" w:rsidR="00C72AAF" w:rsidRPr="00781FAB" w:rsidRDefault="00C72AAF">
            <w:pPr>
              <w:jc w:val="center"/>
              <w:rPr>
                <w:ins w:id="1866" w:author="Microsoft" w:date="2020-04-15T15:15:00Z"/>
                <w:rFonts w:cstheme="minorHAnsi"/>
                <w:b/>
                <w:sz w:val="24"/>
                <w:szCs w:val="24"/>
                <w:rPrChange w:id="1867" w:author="Microsoft" w:date="2020-04-15T17:12:00Z">
                  <w:rPr>
                    <w:ins w:id="1868" w:author="Microsoft" w:date="2020-04-15T15:15:00Z"/>
                    <w:rFonts w:cstheme="minorHAnsi"/>
                    <w:b/>
                    <w:sz w:val="32"/>
                    <w:szCs w:val="32"/>
                  </w:rPr>
                </w:rPrChange>
              </w:rPr>
              <w:pPrChange w:id="1869" w:author="Microsoft" w:date="2020-04-16T16:25:00Z">
                <w:pPr/>
              </w:pPrChange>
            </w:pPr>
            <w:ins w:id="1870" w:author="Microsoft" w:date="2020-04-15T15:15:00Z">
              <w:r w:rsidRPr="00781FAB">
                <w:rPr>
                  <w:rFonts w:cstheme="minorHAnsi"/>
                  <w:b/>
                  <w:sz w:val="24"/>
                  <w:szCs w:val="24"/>
                  <w:rPrChange w:id="1871" w:author="Microsoft" w:date="2020-04-15T17:12:00Z">
                    <w:rPr>
                      <w:rFonts w:cstheme="minorHAnsi"/>
                      <w:b/>
                      <w:sz w:val="32"/>
                      <w:szCs w:val="32"/>
                    </w:rPr>
                  </w:rPrChange>
                </w:rPr>
                <w:t>C programming</w:t>
              </w:r>
            </w:ins>
          </w:p>
        </w:tc>
      </w:tr>
      <w:tr w:rsidR="00C72AAF" w:rsidRPr="00781FAB" w14:paraId="48B7527D" w14:textId="77777777" w:rsidTr="009337D9">
        <w:trPr>
          <w:ins w:id="1872" w:author="Microsoft" w:date="2020-04-15T15:15:00Z"/>
        </w:trPr>
        <w:tc>
          <w:tcPr>
            <w:tcW w:w="4508" w:type="dxa"/>
            <w:shd w:val="clear" w:color="auto" w:fill="FFFFFF" w:themeFill="background1"/>
            <w:tcPrChange w:id="1873" w:author="Microsoft" w:date="2020-04-15T17:04:00Z">
              <w:tcPr>
                <w:tcW w:w="4508" w:type="dxa"/>
              </w:tcPr>
            </w:tcPrChange>
          </w:tcPr>
          <w:p w14:paraId="57187497" w14:textId="77777777" w:rsidR="00C72AAF" w:rsidRPr="00781FAB" w:rsidRDefault="00C72AAF">
            <w:pPr>
              <w:jc w:val="both"/>
              <w:rPr>
                <w:ins w:id="1874" w:author="Microsoft" w:date="2020-04-15T15:17:00Z"/>
                <w:rFonts w:cstheme="minorHAnsi"/>
                <w:sz w:val="24"/>
                <w:szCs w:val="24"/>
              </w:rPr>
              <w:pPrChange w:id="1875" w:author="Microsoft" w:date="2020-04-16T16:25:00Z">
                <w:pPr/>
              </w:pPrChange>
            </w:pPr>
            <w:ins w:id="1876" w:author="Microsoft" w:date="2020-04-15T15:16:00Z">
              <w:r w:rsidRPr="00781FAB">
                <w:rPr>
                  <w:rFonts w:cstheme="minorHAnsi"/>
                  <w:b/>
                  <w:sz w:val="24"/>
                  <w:szCs w:val="24"/>
                </w:rPr>
                <w:t>support by the programming language examples:</w:t>
              </w:r>
              <w:r w:rsidRPr="00781FAB">
                <w:rPr>
                  <w:rFonts w:cstheme="minorHAnsi"/>
                  <w:sz w:val="24"/>
                  <w:szCs w:val="24"/>
                </w:rPr>
                <w:t xml:space="preserve"> Ada, Java advantages: readability, OS independence, checking of interactions by compiler</w:t>
              </w:r>
            </w:ins>
          </w:p>
          <w:p w14:paraId="72354946" w14:textId="77777777" w:rsidR="00C72AAF" w:rsidRPr="00781FAB" w:rsidRDefault="00C72AAF">
            <w:pPr>
              <w:jc w:val="both"/>
              <w:rPr>
                <w:ins w:id="1877" w:author="Microsoft" w:date="2020-04-15T15:17:00Z"/>
                <w:rFonts w:cstheme="minorHAnsi"/>
                <w:sz w:val="24"/>
                <w:szCs w:val="24"/>
              </w:rPr>
              <w:pPrChange w:id="1878" w:author="Microsoft" w:date="2020-04-16T16:25:00Z">
                <w:pPr/>
              </w:pPrChange>
            </w:pPr>
          </w:p>
          <w:p w14:paraId="51C100AD" w14:textId="77777777" w:rsidR="00C72AAF" w:rsidRPr="00781FAB" w:rsidRDefault="00C72AAF">
            <w:pPr>
              <w:jc w:val="both"/>
              <w:rPr>
                <w:ins w:id="1879" w:author="Microsoft" w:date="2020-04-15T15:17:00Z"/>
                <w:rFonts w:cstheme="minorHAnsi"/>
                <w:color w:val="777778"/>
                <w:sz w:val="27"/>
                <w:szCs w:val="27"/>
                <w:shd w:val="clear" w:color="auto" w:fill="FFFFFF"/>
              </w:rPr>
              <w:pPrChange w:id="1880" w:author="Microsoft" w:date="2020-04-16T16:25:00Z">
                <w:pPr/>
              </w:pPrChange>
            </w:pPr>
            <w:ins w:id="1881" w:author="Microsoft" w:date="2020-04-15T15:17:00Z">
              <w:r w:rsidRPr="00781FAB">
                <w:rPr>
                  <w:rFonts w:cstheme="minorHAnsi"/>
                  <w:sz w:val="24"/>
                  <w:szCs w:val="24"/>
                </w:rPr>
                <w:t xml:space="preserve">Real time systems are to be programmed in JAVA using RTSJ. In RTSJ the threads and scheduler will also communicate with garbage collector. Even if we design a Real time system using Java there are no features of letting us know when will the task be completed because there are no priority inversion algorithm. </w:t>
              </w:r>
              <w:r w:rsidRPr="00781FAB">
                <w:rPr>
                  <w:rFonts w:cstheme="minorHAnsi"/>
                  <w:color w:val="2A2A2A"/>
                  <w:sz w:val="27"/>
                  <w:szCs w:val="27"/>
                  <w:shd w:val="clear" w:color="auto" w:fill="FFFFFF"/>
                </w:rPr>
                <w:t> </w:t>
              </w:r>
              <w:r w:rsidRPr="00781FAB">
                <w:rPr>
                  <w:rFonts w:cstheme="minorHAnsi"/>
                  <w:color w:val="2A2A2A"/>
                  <w:sz w:val="24"/>
                  <w:szCs w:val="24"/>
                  <w:shd w:val="clear" w:color="auto" w:fill="FFFFFF"/>
                </w:rPr>
                <w:t>In short, there are not guarantees about execution order in standard Java</w:t>
              </w:r>
              <w:r w:rsidRPr="00781FAB">
                <w:rPr>
                  <w:rFonts w:cstheme="minorHAnsi"/>
                  <w:color w:val="777778"/>
                  <w:sz w:val="27"/>
                  <w:szCs w:val="27"/>
                  <w:shd w:val="clear" w:color="auto" w:fill="FFFFFF"/>
                </w:rPr>
                <w:t>.</w:t>
              </w:r>
            </w:ins>
          </w:p>
          <w:p w14:paraId="0C847D21" w14:textId="71FDC831" w:rsidR="00C72AAF" w:rsidRPr="00781FAB" w:rsidRDefault="00C72AAF">
            <w:pPr>
              <w:jc w:val="both"/>
              <w:rPr>
                <w:ins w:id="1882" w:author="Microsoft" w:date="2020-04-15T15:17:00Z"/>
                <w:rFonts w:cstheme="minorHAnsi"/>
                <w:sz w:val="24"/>
                <w:szCs w:val="24"/>
                <w:shd w:val="clear" w:color="auto" w:fill="FFFFFF"/>
              </w:rPr>
              <w:pPrChange w:id="1883" w:author="Microsoft" w:date="2020-04-16T16:25:00Z">
                <w:pPr/>
              </w:pPrChange>
            </w:pPr>
            <w:ins w:id="1884" w:author="Microsoft" w:date="2020-04-15T15:17:00Z">
              <w:r w:rsidRPr="00781FAB">
                <w:rPr>
                  <w:rFonts w:cstheme="minorHAnsi"/>
                  <w:sz w:val="24"/>
                  <w:szCs w:val="24"/>
                  <w:shd w:val="clear" w:color="auto" w:fill="FFFFFF"/>
                </w:rPr>
                <w:t>Even if Java is the best language for developers of commercial applications and Web applets, it may still not be appropriate as an embedded language.</w:t>
              </w:r>
              <w:r w:rsidRPr="00781FAB">
                <w:rPr>
                  <w:rFonts w:cstheme="minorHAnsi"/>
                  <w:color w:val="777778"/>
                  <w:sz w:val="27"/>
                  <w:szCs w:val="27"/>
                  <w:shd w:val="clear" w:color="auto" w:fill="FFFFFF"/>
                </w:rPr>
                <w:t xml:space="preserve"> </w:t>
              </w:r>
              <w:r w:rsidRPr="00781FAB">
                <w:rPr>
                  <w:rFonts w:cstheme="minorHAnsi"/>
                  <w:sz w:val="24"/>
                  <w:szCs w:val="24"/>
                  <w:shd w:val="clear" w:color="auto" w:fill="FFFFFF"/>
                </w:rPr>
                <w:t>The key issue in real-time systems is deterministic behaviour. Unfortunately, the current generation of garbage collectors is inherently non-deterministic. Moreover, garbage collection is an integral part of the Java language. Any variables that are not primitive types are objects. Because garbage collection cannot be eliminated from the language, several groups are working to create deterministic garbage collectors. Developers of real-time systems will not want to use Java until such alternatives become available. Java is not the most efficient language either. For now, embedded developers wanting to use Java must make do with a Java VM. Unfortunately, that means slow execution-sometimes less than 10% as fast as a similar program written in C.</w:t>
              </w:r>
            </w:ins>
          </w:p>
          <w:p w14:paraId="41753B71" w14:textId="77777777" w:rsidR="006D2DF9" w:rsidRPr="00781FAB" w:rsidRDefault="006D2DF9">
            <w:pPr>
              <w:jc w:val="both"/>
              <w:rPr>
                <w:ins w:id="1885" w:author="Microsoft" w:date="2020-04-15T15:17:00Z"/>
                <w:rFonts w:cstheme="minorHAnsi"/>
                <w:sz w:val="24"/>
                <w:szCs w:val="24"/>
                <w:shd w:val="clear" w:color="auto" w:fill="FFFFFF"/>
              </w:rPr>
              <w:pPrChange w:id="1886" w:author="Microsoft" w:date="2020-04-16T16:25:00Z">
                <w:pPr/>
              </w:pPrChange>
            </w:pPr>
          </w:p>
          <w:p w14:paraId="510F9FA0" w14:textId="77777777" w:rsidR="006D2DF9" w:rsidRPr="00080371" w:rsidRDefault="006D2DF9">
            <w:pPr>
              <w:jc w:val="both"/>
              <w:rPr>
                <w:ins w:id="1887" w:author="Microsoft" w:date="2020-04-15T15:18:00Z"/>
                <w:rFonts w:cstheme="minorHAnsi"/>
                <w:sz w:val="24"/>
                <w:szCs w:val="24"/>
              </w:rPr>
              <w:pPrChange w:id="1888" w:author="Microsoft" w:date="2020-04-16T16:25:00Z">
                <w:pPr/>
              </w:pPrChange>
            </w:pPr>
            <w:ins w:id="1889" w:author="Microsoft" w:date="2020-04-15T15:17:00Z">
              <w:r w:rsidRPr="0019700D">
                <w:rPr>
                  <w:rFonts w:cstheme="minorHAnsi"/>
                  <w:b/>
                  <w:sz w:val="24"/>
                  <w:szCs w:val="24"/>
                </w:rPr>
                <w:lastRenderedPageBreak/>
                <w:t>Synchronization:</w:t>
              </w:r>
              <w:r w:rsidRPr="0019700D">
                <w:rPr>
                  <w:rFonts w:cstheme="minorHAnsi"/>
                  <w:sz w:val="24"/>
                  <w:szCs w:val="24"/>
                </w:rPr>
                <w:t xml:space="preserve"> Synchronized code uses monitors to protect critical code sections from more than one simultaneous access. Even though Java implement</w:t>
              </w:r>
              <w:r w:rsidRPr="00CB74AA">
                <w:rPr>
                  <w:rFonts w:cstheme="minorHAnsi"/>
                  <w:sz w:val="24"/>
                  <w:szCs w:val="24"/>
                </w:rPr>
                <w:t>s mutual extension, it does not prevent unbounded priority inversions, an unacceptable conditi</w:t>
              </w:r>
              <w:r w:rsidRPr="00080371">
                <w:rPr>
                  <w:rFonts w:cstheme="minorHAnsi"/>
                  <w:sz w:val="24"/>
                  <w:szCs w:val="24"/>
                </w:rPr>
                <w:t>on for real-time systems</w:t>
              </w:r>
            </w:ins>
          </w:p>
          <w:p w14:paraId="61484617" w14:textId="77777777" w:rsidR="00AB7558" w:rsidRPr="006E1326" w:rsidRDefault="00AB7558">
            <w:pPr>
              <w:jc w:val="both"/>
              <w:rPr>
                <w:ins w:id="1890" w:author="Microsoft" w:date="2020-04-15T15:18:00Z"/>
                <w:rFonts w:cstheme="minorHAnsi"/>
                <w:sz w:val="24"/>
                <w:szCs w:val="24"/>
              </w:rPr>
              <w:pPrChange w:id="1891" w:author="Microsoft" w:date="2020-04-16T16:25:00Z">
                <w:pPr/>
              </w:pPrChange>
            </w:pPr>
          </w:p>
          <w:p w14:paraId="2F89304B" w14:textId="77777777" w:rsidR="00AB7558" w:rsidRPr="00781FAB" w:rsidRDefault="00AB7558" w:rsidP="00E81998">
            <w:pPr>
              <w:jc w:val="both"/>
              <w:rPr>
                <w:ins w:id="1892" w:author="Microsoft" w:date="2020-04-15T15:18:00Z"/>
                <w:rFonts w:cstheme="minorHAnsi"/>
                <w:sz w:val="24"/>
                <w:szCs w:val="24"/>
              </w:rPr>
            </w:pPr>
            <w:ins w:id="1893" w:author="Microsoft" w:date="2020-04-15T15:18:00Z">
              <w:r w:rsidRPr="00781FAB">
                <w:rPr>
                  <w:rFonts w:cstheme="minorHAnsi"/>
                  <w:b/>
                  <w:sz w:val="24"/>
                  <w:szCs w:val="24"/>
                </w:rPr>
                <w:t xml:space="preserve">RTSJ: </w:t>
              </w:r>
              <w:r w:rsidRPr="00781FAB">
                <w:rPr>
                  <w:rFonts w:cstheme="minorHAnsi"/>
                  <w:sz w:val="24"/>
                  <w:szCs w:val="24"/>
                </w:rPr>
                <w:t>The first consortium is the “Real-Time for Java Expert Group,” under the leadership of Sun Microsystems, which has developed the “Real-Time Specification for Java” (RTSJ) 2. The formal scope for the development of this specification is the Java Community Process (JCP), where the RTSJ runs as Java Specification Request (JSR)-000001.</w:t>
              </w:r>
            </w:ins>
          </w:p>
          <w:p w14:paraId="431E6A89" w14:textId="77777777" w:rsidR="004348E4" w:rsidRPr="00781FAB" w:rsidRDefault="00AB7558">
            <w:pPr>
              <w:pStyle w:val="ListParagraph"/>
              <w:numPr>
                <w:ilvl w:val="0"/>
                <w:numId w:val="32"/>
              </w:numPr>
              <w:jc w:val="both"/>
              <w:rPr>
                <w:ins w:id="1894" w:author="Microsoft" w:date="2020-04-15T15:20:00Z"/>
                <w:rFonts w:cstheme="minorHAnsi"/>
                <w:sz w:val="24"/>
                <w:szCs w:val="24"/>
                <w:rPrChange w:id="1895" w:author="Microsoft" w:date="2020-04-15T17:12:00Z">
                  <w:rPr>
                    <w:ins w:id="1896" w:author="Microsoft" w:date="2020-04-15T15:20:00Z"/>
                  </w:rPr>
                </w:rPrChange>
              </w:rPr>
              <w:pPrChange w:id="1897" w:author="Microsoft" w:date="2020-04-16T16:25:00Z">
                <w:pPr>
                  <w:pStyle w:val="ListParagraph"/>
                  <w:numPr>
                    <w:ilvl w:val="1"/>
                    <w:numId w:val="10"/>
                  </w:numPr>
                  <w:ind w:left="1800" w:hanging="360"/>
                  <w:jc w:val="both"/>
                </w:pPr>
              </w:pPrChange>
            </w:pPr>
            <w:ins w:id="1898" w:author="Microsoft" w:date="2020-04-15T15:18:00Z">
              <w:r w:rsidRPr="00781FAB">
                <w:rPr>
                  <w:rFonts w:cstheme="minorHAnsi"/>
                  <w:sz w:val="24"/>
                  <w:szCs w:val="24"/>
                  <w:rPrChange w:id="1899" w:author="Microsoft" w:date="2020-04-15T17:12:00Z">
                    <w:rPr/>
                  </w:rPrChange>
                </w:rPr>
                <w:t>RTSJ enhances java in this 7 fields,</w:t>
              </w:r>
            </w:ins>
          </w:p>
          <w:p w14:paraId="6F4D6096" w14:textId="00E9E783" w:rsidR="00AB7558" w:rsidRPr="00781FAB" w:rsidRDefault="00AB7558">
            <w:pPr>
              <w:jc w:val="both"/>
              <w:rPr>
                <w:ins w:id="1900" w:author="Microsoft" w:date="2020-04-15T15:18:00Z"/>
                <w:rFonts w:cstheme="minorHAnsi"/>
                <w:sz w:val="24"/>
                <w:szCs w:val="24"/>
                <w:rPrChange w:id="1901" w:author="Microsoft" w:date="2020-04-15T17:12:00Z">
                  <w:rPr>
                    <w:ins w:id="1902" w:author="Microsoft" w:date="2020-04-15T15:18:00Z"/>
                  </w:rPr>
                </w:rPrChange>
              </w:rPr>
              <w:pPrChange w:id="1903" w:author="Microsoft" w:date="2020-04-16T16:25:00Z">
                <w:pPr>
                  <w:pStyle w:val="ListParagraph"/>
                  <w:numPr>
                    <w:ilvl w:val="1"/>
                    <w:numId w:val="10"/>
                  </w:numPr>
                  <w:ind w:left="1800" w:hanging="360"/>
                  <w:jc w:val="both"/>
                </w:pPr>
              </w:pPrChange>
            </w:pPr>
            <w:ins w:id="1904" w:author="Microsoft" w:date="2020-04-15T15:18:00Z">
              <w:r w:rsidRPr="00781FAB">
                <w:rPr>
                  <w:rFonts w:cstheme="minorHAnsi"/>
                  <w:sz w:val="24"/>
                  <w:szCs w:val="24"/>
                  <w:rPrChange w:id="1905" w:author="Microsoft" w:date="2020-04-15T17:12:00Z">
                    <w:rPr/>
                  </w:rPrChange>
                </w:rPr>
                <w:t>Thread Scheduling and Dispatching</w:t>
              </w:r>
            </w:ins>
          </w:p>
          <w:p w14:paraId="067F5561" w14:textId="77777777" w:rsidR="00AB7558" w:rsidRPr="00781FAB" w:rsidRDefault="00AB7558">
            <w:pPr>
              <w:pStyle w:val="ListParagraph"/>
              <w:numPr>
                <w:ilvl w:val="0"/>
                <w:numId w:val="32"/>
              </w:numPr>
              <w:jc w:val="both"/>
              <w:rPr>
                <w:ins w:id="1906" w:author="Microsoft" w:date="2020-04-15T15:18:00Z"/>
                <w:rFonts w:cstheme="minorHAnsi"/>
                <w:sz w:val="24"/>
                <w:szCs w:val="24"/>
                <w:rPrChange w:id="1907" w:author="Microsoft" w:date="2020-04-15T17:12:00Z">
                  <w:rPr>
                    <w:ins w:id="1908" w:author="Microsoft" w:date="2020-04-15T15:18:00Z"/>
                  </w:rPr>
                </w:rPrChange>
              </w:rPr>
              <w:pPrChange w:id="1909" w:author="Microsoft" w:date="2020-04-16T16:25:00Z">
                <w:pPr>
                  <w:pStyle w:val="ListParagraph"/>
                  <w:numPr>
                    <w:ilvl w:val="1"/>
                    <w:numId w:val="10"/>
                  </w:numPr>
                  <w:ind w:left="1800" w:hanging="360"/>
                  <w:jc w:val="both"/>
                </w:pPr>
              </w:pPrChange>
            </w:pPr>
            <w:ins w:id="1910" w:author="Microsoft" w:date="2020-04-15T15:18:00Z">
              <w:r w:rsidRPr="00781FAB">
                <w:rPr>
                  <w:rFonts w:cstheme="minorHAnsi"/>
                  <w:sz w:val="24"/>
                  <w:szCs w:val="24"/>
                  <w:rPrChange w:id="1911" w:author="Microsoft" w:date="2020-04-15T17:12:00Z">
                    <w:rPr/>
                  </w:rPrChange>
                </w:rPr>
                <w:t>Memory Management</w:t>
              </w:r>
            </w:ins>
          </w:p>
          <w:p w14:paraId="5DFB1984" w14:textId="77777777" w:rsidR="00AB7558" w:rsidRPr="00781FAB" w:rsidRDefault="00AB7558">
            <w:pPr>
              <w:jc w:val="both"/>
              <w:rPr>
                <w:ins w:id="1912" w:author="Microsoft" w:date="2020-04-15T15:18:00Z"/>
                <w:rFonts w:cstheme="minorHAnsi"/>
                <w:sz w:val="24"/>
                <w:szCs w:val="24"/>
                <w:rPrChange w:id="1913" w:author="Microsoft" w:date="2020-04-15T17:12:00Z">
                  <w:rPr>
                    <w:ins w:id="1914" w:author="Microsoft" w:date="2020-04-15T15:18:00Z"/>
                  </w:rPr>
                </w:rPrChange>
              </w:rPr>
              <w:pPrChange w:id="1915" w:author="Microsoft" w:date="2020-04-16T16:25:00Z">
                <w:pPr>
                  <w:pStyle w:val="ListParagraph"/>
                  <w:numPr>
                    <w:ilvl w:val="1"/>
                    <w:numId w:val="10"/>
                  </w:numPr>
                  <w:ind w:left="1800" w:hanging="360"/>
                  <w:jc w:val="both"/>
                </w:pPr>
              </w:pPrChange>
            </w:pPr>
            <w:ins w:id="1916" w:author="Microsoft" w:date="2020-04-15T15:18:00Z">
              <w:r w:rsidRPr="00781FAB">
                <w:rPr>
                  <w:rFonts w:cstheme="minorHAnsi"/>
                  <w:sz w:val="24"/>
                  <w:szCs w:val="24"/>
                  <w:rPrChange w:id="1917" w:author="Microsoft" w:date="2020-04-15T17:12:00Z">
                    <w:rPr/>
                  </w:rPrChange>
                </w:rPr>
                <w:t>Synchronization and Resource Sharing</w:t>
              </w:r>
            </w:ins>
          </w:p>
          <w:p w14:paraId="050ECE66" w14:textId="77777777" w:rsidR="00AB7558" w:rsidRPr="00781FAB" w:rsidRDefault="00AB7558">
            <w:pPr>
              <w:pStyle w:val="ListParagraph"/>
              <w:numPr>
                <w:ilvl w:val="0"/>
                <w:numId w:val="32"/>
              </w:numPr>
              <w:jc w:val="both"/>
              <w:rPr>
                <w:ins w:id="1918" w:author="Microsoft" w:date="2020-04-15T15:18:00Z"/>
                <w:rFonts w:cstheme="minorHAnsi"/>
                <w:sz w:val="24"/>
                <w:szCs w:val="24"/>
                <w:rPrChange w:id="1919" w:author="Microsoft" w:date="2020-04-15T17:12:00Z">
                  <w:rPr>
                    <w:ins w:id="1920" w:author="Microsoft" w:date="2020-04-15T15:18:00Z"/>
                  </w:rPr>
                </w:rPrChange>
              </w:rPr>
              <w:pPrChange w:id="1921" w:author="Microsoft" w:date="2020-04-16T16:25:00Z">
                <w:pPr>
                  <w:pStyle w:val="ListParagraph"/>
                  <w:numPr>
                    <w:ilvl w:val="1"/>
                    <w:numId w:val="10"/>
                  </w:numPr>
                  <w:ind w:left="1800" w:hanging="360"/>
                  <w:jc w:val="both"/>
                </w:pPr>
              </w:pPrChange>
            </w:pPr>
            <w:ins w:id="1922" w:author="Microsoft" w:date="2020-04-15T15:18:00Z">
              <w:r w:rsidRPr="00781FAB">
                <w:rPr>
                  <w:rFonts w:cstheme="minorHAnsi"/>
                  <w:sz w:val="24"/>
                  <w:szCs w:val="24"/>
                  <w:rPrChange w:id="1923" w:author="Microsoft" w:date="2020-04-15T17:12:00Z">
                    <w:rPr/>
                  </w:rPrChange>
                </w:rPr>
                <w:t>Asynchronous Event Handling</w:t>
              </w:r>
            </w:ins>
          </w:p>
          <w:p w14:paraId="2410D2AF" w14:textId="77777777" w:rsidR="00AB7558" w:rsidRPr="00781FAB" w:rsidRDefault="00AB7558">
            <w:pPr>
              <w:jc w:val="both"/>
              <w:rPr>
                <w:ins w:id="1924" w:author="Microsoft" w:date="2020-04-15T15:18:00Z"/>
                <w:rFonts w:cstheme="minorHAnsi"/>
                <w:sz w:val="24"/>
                <w:szCs w:val="24"/>
                <w:rPrChange w:id="1925" w:author="Microsoft" w:date="2020-04-15T17:12:00Z">
                  <w:rPr>
                    <w:ins w:id="1926" w:author="Microsoft" w:date="2020-04-15T15:18:00Z"/>
                  </w:rPr>
                </w:rPrChange>
              </w:rPr>
              <w:pPrChange w:id="1927" w:author="Microsoft" w:date="2020-04-16T16:25:00Z">
                <w:pPr>
                  <w:pStyle w:val="ListParagraph"/>
                  <w:numPr>
                    <w:ilvl w:val="1"/>
                    <w:numId w:val="10"/>
                  </w:numPr>
                  <w:ind w:left="1800" w:hanging="360"/>
                  <w:jc w:val="both"/>
                </w:pPr>
              </w:pPrChange>
            </w:pPr>
            <w:ins w:id="1928" w:author="Microsoft" w:date="2020-04-15T15:18:00Z">
              <w:r w:rsidRPr="00781FAB">
                <w:rPr>
                  <w:rFonts w:cstheme="minorHAnsi"/>
                  <w:sz w:val="24"/>
                  <w:szCs w:val="24"/>
                  <w:rPrChange w:id="1929" w:author="Microsoft" w:date="2020-04-15T17:12:00Z">
                    <w:rPr/>
                  </w:rPrChange>
                </w:rPr>
                <w:t>Asynchronous Transfer of Control</w:t>
              </w:r>
            </w:ins>
          </w:p>
          <w:p w14:paraId="346F3CD2" w14:textId="77777777" w:rsidR="00AB7558" w:rsidRPr="00781FAB" w:rsidRDefault="00AB7558">
            <w:pPr>
              <w:pStyle w:val="ListParagraph"/>
              <w:numPr>
                <w:ilvl w:val="0"/>
                <w:numId w:val="32"/>
              </w:numPr>
              <w:jc w:val="both"/>
              <w:rPr>
                <w:ins w:id="1930" w:author="Microsoft" w:date="2020-04-15T15:18:00Z"/>
                <w:rFonts w:cstheme="minorHAnsi"/>
                <w:sz w:val="24"/>
                <w:szCs w:val="24"/>
                <w:rPrChange w:id="1931" w:author="Microsoft" w:date="2020-04-15T17:12:00Z">
                  <w:rPr>
                    <w:ins w:id="1932" w:author="Microsoft" w:date="2020-04-15T15:18:00Z"/>
                  </w:rPr>
                </w:rPrChange>
              </w:rPr>
              <w:pPrChange w:id="1933" w:author="Microsoft" w:date="2020-04-16T16:25:00Z">
                <w:pPr>
                  <w:pStyle w:val="ListParagraph"/>
                  <w:numPr>
                    <w:ilvl w:val="1"/>
                    <w:numId w:val="10"/>
                  </w:numPr>
                  <w:ind w:left="1800" w:hanging="360"/>
                  <w:jc w:val="both"/>
                </w:pPr>
              </w:pPrChange>
            </w:pPr>
            <w:ins w:id="1934" w:author="Microsoft" w:date="2020-04-15T15:18:00Z">
              <w:r w:rsidRPr="00781FAB">
                <w:rPr>
                  <w:rFonts w:cstheme="minorHAnsi"/>
                  <w:sz w:val="24"/>
                  <w:szCs w:val="24"/>
                  <w:rPrChange w:id="1935" w:author="Microsoft" w:date="2020-04-15T17:12:00Z">
                    <w:rPr/>
                  </w:rPrChange>
                </w:rPr>
                <w:t>Asynchronous Thread Termination</w:t>
              </w:r>
            </w:ins>
          </w:p>
          <w:p w14:paraId="2A7D1570" w14:textId="77777777" w:rsidR="00AB7558" w:rsidRPr="00781FAB" w:rsidRDefault="00AB7558">
            <w:pPr>
              <w:pStyle w:val="ListParagraph"/>
              <w:numPr>
                <w:ilvl w:val="0"/>
                <w:numId w:val="32"/>
              </w:numPr>
              <w:jc w:val="both"/>
              <w:rPr>
                <w:ins w:id="1936" w:author="Microsoft" w:date="2020-04-15T15:19:00Z"/>
                <w:rFonts w:cstheme="minorHAnsi"/>
                <w:sz w:val="24"/>
                <w:szCs w:val="24"/>
                <w:rPrChange w:id="1937" w:author="Microsoft" w:date="2020-04-15T17:12:00Z">
                  <w:rPr>
                    <w:ins w:id="1938" w:author="Microsoft" w:date="2020-04-15T15:19:00Z"/>
                  </w:rPr>
                </w:rPrChange>
              </w:rPr>
              <w:pPrChange w:id="1939" w:author="Microsoft" w:date="2020-04-16T16:25:00Z">
                <w:pPr>
                  <w:pStyle w:val="ListParagraph"/>
                  <w:numPr>
                    <w:ilvl w:val="1"/>
                    <w:numId w:val="10"/>
                  </w:numPr>
                  <w:ind w:left="1800" w:hanging="360"/>
                  <w:jc w:val="both"/>
                </w:pPr>
              </w:pPrChange>
            </w:pPr>
            <w:ins w:id="1940" w:author="Microsoft" w:date="2020-04-15T15:18:00Z">
              <w:r w:rsidRPr="00781FAB">
                <w:rPr>
                  <w:rFonts w:cstheme="minorHAnsi"/>
                  <w:sz w:val="24"/>
                  <w:szCs w:val="24"/>
                  <w:rPrChange w:id="1941" w:author="Microsoft" w:date="2020-04-15T17:12:00Z">
                    <w:rPr/>
                  </w:rPrChange>
                </w:rPr>
                <w:t>Physical Memory Access</w:t>
              </w:r>
            </w:ins>
          </w:p>
          <w:p w14:paraId="40CA82E5" w14:textId="77777777" w:rsidR="004348E4" w:rsidRPr="00781FAB" w:rsidRDefault="004348E4">
            <w:pPr>
              <w:pStyle w:val="ListParagraph"/>
              <w:ind w:left="1080"/>
              <w:jc w:val="both"/>
              <w:rPr>
                <w:ins w:id="1942" w:author="Microsoft" w:date="2020-04-15T15:18:00Z"/>
                <w:rFonts w:cstheme="minorHAnsi"/>
                <w:sz w:val="24"/>
                <w:szCs w:val="24"/>
              </w:rPr>
              <w:pPrChange w:id="1943" w:author="Microsoft" w:date="2020-04-16T16:25:00Z">
                <w:pPr>
                  <w:pStyle w:val="ListParagraph"/>
                  <w:numPr>
                    <w:ilvl w:val="1"/>
                    <w:numId w:val="10"/>
                  </w:numPr>
                  <w:ind w:left="1800" w:hanging="360"/>
                  <w:jc w:val="both"/>
                </w:pPr>
              </w:pPrChange>
            </w:pPr>
          </w:p>
          <w:p w14:paraId="1BAC38AA" w14:textId="77777777" w:rsidR="00AB7558" w:rsidRPr="00D55598" w:rsidRDefault="00AB7558" w:rsidP="00E81998">
            <w:pPr>
              <w:jc w:val="both"/>
              <w:rPr>
                <w:ins w:id="1944" w:author="Microsoft" w:date="2020-04-15T15:18:00Z"/>
                <w:rFonts w:cstheme="minorHAnsi"/>
                <w:sz w:val="24"/>
                <w:szCs w:val="24"/>
              </w:rPr>
            </w:pPr>
            <w:ins w:id="1945" w:author="Microsoft" w:date="2020-04-15T15:18:00Z">
              <w:r w:rsidRPr="0026078C">
                <w:rPr>
                  <w:rFonts w:cstheme="minorHAnsi"/>
                  <w:b/>
                  <w:sz w:val="24"/>
                  <w:szCs w:val="24"/>
                </w:rPr>
                <w:t>RTCE, RTDA:</w:t>
              </w:r>
              <w:r w:rsidRPr="0026078C">
                <w:rPr>
                  <w:rFonts w:cstheme="minorHAnsi"/>
                  <w:sz w:val="24"/>
                  <w:szCs w:val="24"/>
                </w:rPr>
                <w:t xml:space="preserve"> Another 2 java consortium for developing real-</w:t>
              </w:r>
              <w:r w:rsidRPr="007F0C28">
                <w:rPr>
                  <w:rFonts w:cstheme="minorHAnsi"/>
                  <w:sz w:val="24"/>
                  <w:szCs w:val="24"/>
                </w:rPr>
                <w:t>time java capabilities but RTSJ is close and efficient.</w:t>
              </w:r>
            </w:ins>
          </w:p>
          <w:p w14:paraId="4E4891D6" w14:textId="77777777" w:rsidR="006D2DF9" w:rsidRPr="00781FAB" w:rsidDel="00AB7558" w:rsidRDefault="006D2DF9">
            <w:pPr>
              <w:jc w:val="both"/>
              <w:rPr>
                <w:ins w:id="1946" w:author="Microsoft" w:date="2020-04-15T15:16:00Z"/>
                <w:del w:id="1947" w:author="Microsoft" w:date="2020-04-15T15:18:00Z"/>
                <w:rFonts w:cstheme="minorHAnsi"/>
                <w:sz w:val="24"/>
                <w:szCs w:val="24"/>
              </w:rPr>
              <w:pPrChange w:id="1948" w:author="Microsoft" w:date="2020-04-16T16:25:00Z">
                <w:pPr/>
              </w:pPrChange>
            </w:pPr>
          </w:p>
          <w:p w14:paraId="4477AC2D" w14:textId="77777777" w:rsidR="00C72AAF" w:rsidRPr="00781FAB" w:rsidRDefault="00C72AAF">
            <w:pPr>
              <w:jc w:val="both"/>
              <w:rPr>
                <w:ins w:id="1949" w:author="Microsoft" w:date="2020-04-15T15:15:00Z"/>
                <w:rFonts w:cstheme="minorHAnsi"/>
                <w:b/>
                <w:sz w:val="32"/>
                <w:szCs w:val="32"/>
              </w:rPr>
              <w:pPrChange w:id="1950" w:author="Microsoft" w:date="2020-04-16T16:25:00Z">
                <w:pPr/>
              </w:pPrChange>
            </w:pPr>
          </w:p>
        </w:tc>
        <w:tc>
          <w:tcPr>
            <w:tcW w:w="4508" w:type="dxa"/>
            <w:shd w:val="clear" w:color="auto" w:fill="FFFFFF" w:themeFill="background1"/>
            <w:tcPrChange w:id="1951" w:author="Microsoft" w:date="2020-04-15T17:04:00Z">
              <w:tcPr>
                <w:tcW w:w="4508" w:type="dxa"/>
              </w:tcPr>
            </w:tcPrChange>
          </w:tcPr>
          <w:p w14:paraId="3C9B3D67" w14:textId="77777777" w:rsidR="00C72AAF" w:rsidRPr="00781FAB" w:rsidRDefault="00C72AAF">
            <w:pPr>
              <w:jc w:val="both"/>
              <w:rPr>
                <w:ins w:id="1952" w:author="Microsoft" w:date="2020-04-15T15:16:00Z"/>
                <w:rFonts w:cstheme="minorHAnsi"/>
                <w:sz w:val="24"/>
                <w:szCs w:val="24"/>
              </w:rPr>
              <w:pPrChange w:id="1953" w:author="Microsoft" w:date="2020-04-16T16:25:00Z">
                <w:pPr/>
              </w:pPrChange>
            </w:pPr>
            <w:ins w:id="1954" w:author="Microsoft" w:date="2020-04-15T15:16:00Z">
              <w:r w:rsidRPr="00781FAB">
                <w:rPr>
                  <w:rFonts w:cstheme="minorHAnsi"/>
                  <w:b/>
                  <w:sz w:val="24"/>
                  <w:szCs w:val="24"/>
                </w:rPr>
                <w:lastRenderedPageBreak/>
                <w:t>support by libraries and the operating system examples:</w:t>
              </w:r>
              <w:r w:rsidRPr="00781FAB">
                <w:rPr>
                  <w:rFonts w:cstheme="minorHAnsi"/>
                  <w:sz w:val="24"/>
                  <w:szCs w:val="24"/>
                </w:rPr>
                <w:t xml:space="preserve"> C/C++ with POSIX advantages: multi-language composition, possibly more efficient, OS standards.</w:t>
              </w:r>
            </w:ins>
          </w:p>
          <w:p w14:paraId="3E150D98" w14:textId="77777777" w:rsidR="00C72AAF" w:rsidRPr="00781FAB" w:rsidRDefault="00C72AAF">
            <w:pPr>
              <w:jc w:val="both"/>
              <w:rPr>
                <w:ins w:id="1955" w:author="Microsoft" w:date="2020-04-15T15:15:00Z"/>
                <w:rFonts w:cstheme="minorHAnsi"/>
                <w:b/>
                <w:sz w:val="32"/>
                <w:szCs w:val="32"/>
              </w:rPr>
              <w:pPrChange w:id="1956" w:author="Microsoft" w:date="2020-04-16T16:25:00Z">
                <w:pPr/>
              </w:pPrChange>
            </w:pPr>
          </w:p>
        </w:tc>
      </w:tr>
    </w:tbl>
    <w:p w14:paraId="14A5B5CC" w14:textId="77777777" w:rsidR="00515BCD" w:rsidRPr="00781FAB" w:rsidRDefault="00515BCD" w:rsidP="00E81998">
      <w:pPr>
        <w:shd w:val="clear" w:color="auto" w:fill="FBFBFB"/>
        <w:spacing w:after="0" w:line="240" w:lineRule="auto"/>
        <w:jc w:val="both"/>
        <w:textAlignment w:val="baseline"/>
        <w:outlineLvl w:val="3"/>
        <w:rPr>
          <w:rFonts w:cstheme="minorHAnsi"/>
          <w:b/>
          <w:sz w:val="24"/>
          <w:szCs w:val="24"/>
        </w:rPr>
      </w:pPr>
    </w:p>
    <w:p w14:paraId="70F6858B" w14:textId="77777777" w:rsidR="00630748" w:rsidRPr="00781FAB" w:rsidRDefault="00630748">
      <w:pPr>
        <w:shd w:val="clear" w:color="auto" w:fill="FBFBFB"/>
        <w:spacing w:after="0" w:line="240" w:lineRule="auto"/>
        <w:jc w:val="both"/>
        <w:textAlignment w:val="baseline"/>
        <w:outlineLvl w:val="3"/>
        <w:rPr>
          <w:rFonts w:eastAsia="Times New Roman" w:cstheme="minorHAnsi"/>
          <w:b/>
          <w:bCs/>
          <w:caps/>
          <w:color w:val="222222"/>
          <w:sz w:val="32"/>
          <w:szCs w:val="32"/>
          <w:bdr w:val="none" w:sz="0" w:space="0" w:color="auto" w:frame="1"/>
        </w:rPr>
      </w:pPr>
      <w:r w:rsidRPr="00781FAB">
        <w:rPr>
          <w:rFonts w:eastAsia="Times New Roman" w:cstheme="minorHAnsi"/>
          <w:b/>
          <w:bCs/>
          <w:caps/>
          <w:color w:val="222222"/>
          <w:sz w:val="32"/>
          <w:szCs w:val="32"/>
          <w:bdr w:val="none" w:sz="0" w:space="0" w:color="auto" w:frame="1"/>
        </w:rPr>
        <w:t>WHAT IS THE DIFFERENCE BETWEEN C AND JAVA?</w:t>
      </w:r>
    </w:p>
    <w:p w14:paraId="3C6E0E65" w14:textId="77777777" w:rsidR="009E49FE" w:rsidRPr="00781FAB" w:rsidRDefault="009E49FE">
      <w:pPr>
        <w:shd w:val="clear" w:color="auto" w:fill="FBFBFB"/>
        <w:spacing w:after="0" w:line="240" w:lineRule="auto"/>
        <w:jc w:val="both"/>
        <w:textAlignment w:val="baseline"/>
        <w:outlineLvl w:val="3"/>
        <w:rPr>
          <w:rFonts w:eastAsia="Times New Roman" w:cstheme="minorHAnsi"/>
          <w:b/>
          <w:bCs/>
          <w:caps/>
          <w:color w:val="222222"/>
          <w:sz w:val="32"/>
          <w:szCs w:val="32"/>
        </w:rPr>
      </w:pPr>
    </w:p>
    <w:p w14:paraId="652B1DEB"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is structure/procedure oriented programming language whereas Java is object oriented programming language.</w:t>
      </w:r>
    </w:p>
    <w:p w14:paraId="4227A96C"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language program design is top down approach whereas Java is using bottom up approach.</w:t>
      </w:r>
    </w:p>
    <w:p w14:paraId="069B610A"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language is middle level language whereas Java is high level language.</w:t>
      </w:r>
    </w:p>
    <w:p w14:paraId="11E67714"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Exception handling is not present in C programming language. Whereas exception handling is present in Java.</w:t>
      </w:r>
    </w:p>
    <w:p w14:paraId="517307D1"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Polymorphism, virtual function, inheritance, Operator overloading, namespace concepts are not available in C programming language. Whereas Java supports all these concepts and features.</w:t>
      </w:r>
    </w:p>
    <w:p w14:paraId="44FFB6B1" w14:textId="77777777" w:rsidR="009564B1" w:rsidRPr="00781FAB" w:rsidRDefault="009564B1">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Java is a platform independent language where C isn’t.</w:t>
      </w:r>
    </w:p>
    <w:p w14:paraId="21106F02" w14:textId="77777777" w:rsidR="00DE7B27" w:rsidRPr="00781FAB" w:rsidRDefault="00DE7B27" w:rsidP="00DE7B27">
      <w:pPr>
        <w:rPr>
          <w:rFonts w:cstheme="minorHAnsi"/>
        </w:rPr>
      </w:pPr>
    </w:p>
    <w:p w14:paraId="0E7F56E1" w14:textId="77777777" w:rsidR="00DE7B27" w:rsidRPr="00781FAB" w:rsidRDefault="00DE7B27" w:rsidP="00DE7B27">
      <w:pPr>
        <w:rPr>
          <w:rFonts w:cstheme="minorHAnsi"/>
          <w:b/>
          <w:sz w:val="32"/>
          <w:szCs w:val="32"/>
        </w:rPr>
      </w:pPr>
      <w:r w:rsidRPr="00781FAB">
        <w:rPr>
          <w:rFonts w:cstheme="minorHAnsi"/>
          <w:b/>
          <w:sz w:val="32"/>
          <w:szCs w:val="32"/>
        </w:rPr>
        <w:lastRenderedPageBreak/>
        <w:t>References:</w:t>
      </w:r>
    </w:p>
    <w:p w14:paraId="46349D3A" w14:textId="77777777" w:rsidR="000A24F2" w:rsidRPr="00781FAB" w:rsidRDefault="0072131D">
      <w:pPr>
        <w:pStyle w:val="ListParagraph"/>
        <w:numPr>
          <w:ilvl w:val="0"/>
          <w:numId w:val="26"/>
        </w:numPr>
        <w:jc w:val="both"/>
        <w:rPr>
          <w:rFonts w:cstheme="minorHAnsi"/>
          <w:sz w:val="24"/>
          <w:szCs w:val="24"/>
        </w:rPr>
        <w:pPrChange w:id="1957"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"https://www.geeksforgeeks.org/multithreading-c-2/" </w:instrText>
      </w:r>
      <w:r w:rsidRPr="00781FAB">
        <w:rPr>
          <w:rStyle w:val="Hyperlink"/>
          <w:rFonts w:cstheme="minorHAnsi"/>
          <w:sz w:val="24"/>
          <w:szCs w:val="24"/>
          <w:u w:val="none"/>
          <w:rPrChange w:id="1958" w:author="Microsoft" w:date="2020-04-15T17:12:00Z">
            <w:rPr>
              <w:rStyle w:val="Hyperlink"/>
              <w:rFonts w:cstheme="minorHAnsi"/>
              <w:sz w:val="24"/>
              <w:szCs w:val="24"/>
              <w:u w:val="none"/>
            </w:rPr>
          </w:rPrChange>
        </w:rPr>
        <w:fldChar w:fldCharType="separate"/>
      </w:r>
      <w:r w:rsidR="000A24F2" w:rsidRPr="00781FAB">
        <w:rPr>
          <w:rStyle w:val="Hyperlink"/>
          <w:rFonts w:cstheme="minorHAnsi"/>
          <w:sz w:val="24"/>
          <w:szCs w:val="24"/>
          <w:u w:val="none"/>
        </w:rPr>
        <w:t>https://www.geeksforgeeks.org/multithreading-c-2/</w:t>
      </w:r>
      <w:r w:rsidRPr="00781FAB">
        <w:rPr>
          <w:rStyle w:val="Hyperlink"/>
          <w:rFonts w:cstheme="minorHAnsi"/>
          <w:sz w:val="24"/>
          <w:szCs w:val="24"/>
          <w:u w:val="none"/>
        </w:rPr>
        <w:fldChar w:fldCharType="end"/>
      </w:r>
    </w:p>
    <w:p w14:paraId="6B808958" w14:textId="77777777" w:rsidR="002817FD" w:rsidRPr="00781FAB" w:rsidRDefault="0072131D">
      <w:pPr>
        <w:pStyle w:val="ListParagraph"/>
        <w:numPr>
          <w:ilvl w:val="0"/>
          <w:numId w:val="26"/>
        </w:numPr>
        <w:jc w:val="both"/>
        <w:rPr>
          <w:rFonts w:cstheme="minorHAnsi"/>
          <w:b/>
          <w:sz w:val="24"/>
          <w:szCs w:val="24"/>
        </w:rPr>
        <w:pPrChange w:id="1959"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"https://fresh2refresh.com/c-programming/c-interview-questions-answers/what-is-the-difference-between-c-and-java/" </w:instrText>
      </w:r>
      <w:r w:rsidRPr="00781FAB">
        <w:rPr>
          <w:rStyle w:val="Hyperlink"/>
          <w:rFonts w:cstheme="minorHAnsi"/>
          <w:sz w:val="24"/>
          <w:szCs w:val="24"/>
          <w:u w:val="none"/>
          <w:rPrChange w:id="1960" w:author="Microsoft" w:date="2020-04-15T17:12:00Z">
            <w:rPr>
              <w:rStyle w:val="Hyperlink"/>
              <w:rFonts w:cstheme="minorHAnsi"/>
              <w:sz w:val="24"/>
              <w:szCs w:val="24"/>
              <w:u w:val="none"/>
            </w:rPr>
          </w:rPrChange>
        </w:rPr>
        <w:fldChar w:fldCharType="separate"/>
      </w:r>
      <w:r w:rsidR="002817FD" w:rsidRPr="00781FAB">
        <w:rPr>
          <w:rStyle w:val="Hyperlink"/>
          <w:rFonts w:cstheme="minorHAnsi"/>
          <w:sz w:val="24"/>
          <w:szCs w:val="24"/>
          <w:u w:val="none"/>
        </w:rPr>
        <w:t>https://fresh2refresh.com/c-programming/c-interview-questions-answers/what-is-the-difference-between-c-and-java/</w:t>
      </w:r>
      <w:r w:rsidRPr="00781FAB">
        <w:rPr>
          <w:rStyle w:val="Hyperlink"/>
          <w:rFonts w:cstheme="minorHAnsi"/>
          <w:sz w:val="24"/>
          <w:szCs w:val="24"/>
          <w:u w:val="none"/>
        </w:rPr>
        <w:fldChar w:fldCharType="end"/>
      </w:r>
    </w:p>
    <w:p w14:paraId="3D21D58D" w14:textId="77777777" w:rsidR="00B012DA" w:rsidRPr="00781FAB" w:rsidRDefault="0072131D">
      <w:pPr>
        <w:pStyle w:val="ListParagraph"/>
        <w:numPr>
          <w:ilvl w:val="0"/>
          <w:numId w:val="26"/>
        </w:numPr>
        <w:jc w:val="both"/>
        <w:rPr>
          <w:rFonts w:cstheme="minorHAnsi"/>
          <w:b/>
          <w:sz w:val="24"/>
          <w:szCs w:val="24"/>
        </w:rPr>
        <w:pPrChange w:id="1961"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"https://randu.org/tutorials/threads/" </w:instrText>
      </w:r>
      <w:r w:rsidRPr="00781FAB">
        <w:rPr>
          <w:rStyle w:val="Hyperlink"/>
          <w:rFonts w:cstheme="minorHAnsi"/>
          <w:sz w:val="24"/>
          <w:szCs w:val="24"/>
          <w:u w:val="none"/>
          <w:rPrChange w:id="1962" w:author="Microsoft" w:date="2020-04-15T17:12:00Z">
            <w:rPr>
              <w:rStyle w:val="Hyperlink"/>
              <w:rFonts w:cstheme="minorHAnsi"/>
              <w:sz w:val="24"/>
              <w:szCs w:val="24"/>
              <w:u w:val="none"/>
            </w:rPr>
          </w:rPrChange>
        </w:rPr>
        <w:fldChar w:fldCharType="separate"/>
      </w:r>
      <w:r w:rsidR="00B012DA" w:rsidRPr="00781FAB">
        <w:rPr>
          <w:rStyle w:val="Hyperlink"/>
          <w:rFonts w:cstheme="minorHAnsi"/>
          <w:sz w:val="24"/>
          <w:szCs w:val="24"/>
          <w:u w:val="none"/>
        </w:rPr>
        <w:t>https://randu.org/tutorials/threads/</w:t>
      </w:r>
      <w:r w:rsidRPr="00781FAB">
        <w:rPr>
          <w:rStyle w:val="Hyperlink"/>
          <w:rFonts w:cstheme="minorHAnsi"/>
          <w:sz w:val="24"/>
          <w:szCs w:val="24"/>
          <w:u w:val="none"/>
        </w:rPr>
        <w:fldChar w:fldCharType="end"/>
      </w:r>
    </w:p>
    <w:p w14:paraId="560A614E" w14:textId="77777777" w:rsidR="00477011" w:rsidRPr="00781FAB" w:rsidRDefault="0072131D">
      <w:pPr>
        <w:pStyle w:val="ListParagraph"/>
        <w:numPr>
          <w:ilvl w:val="0"/>
          <w:numId w:val="26"/>
        </w:numPr>
        <w:jc w:val="both"/>
        <w:rPr>
          <w:rFonts w:cstheme="minorHAnsi"/>
          <w:b/>
          <w:sz w:val="24"/>
          <w:szCs w:val="24"/>
        </w:rPr>
        <w:pPrChange w:id="1963"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"https://www.cs.uic.edu/~jbell/CourseNotes/OperatingSystems/4_Threads.html" </w:instrText>
      </w:r>
      <w:r w:rsidRPr="00781FAB">
        <w:rPr>
          <w:rStyle w:val="Hyperlink"/>
          <w:rFonts w:cstheme="minorHAnsi"/>
          <w:sz w:val="24"/>
          <w:szCs w:val="24"/>
          <w:u w:val="none"/>
          <w:rPrChange w:id="1964" w:author="Microsoft" w:date="2020-04-15T17:12:00Z">
            <w:rPr>
              <w:rStyle w:val="Hyperlink"/>
              <w:rFonts w:cstheme="minorHAnsi"/>
              <w:sz w:val="24"/>
              <w:szCs w:val="24"/>
              <w:u w:val="none"/>
            </w:rPr>
          </w:rPrChange>
        </w:rPr>
        <w:fldChar w:fldCharType="separate"/>
      </w:r>
      <w:r w:rsidR="00477011" w:rsidRPr="00781FAB">
        <w:rPr>
          <w:rStyle w:val="Hyperlink"/>
          <w:rFonts w:cstheme="minorHAnsi"/>
          <w:sz w:val="24"/>
          <w:szCs w:val="24"/>
          <w:u w:val="none"/>
        </w:rPr>
        <w:t>https://www.cs.uic.edu/~jbell/CourseNotes/OperatingSystems/4_Threads.html</w:t>
      </w:r>
      <w:r w:rsidRPr="00781FAB">
        <w:rPr>
          <w:rStyle w:val="Hyperlink"/>
          <w:rFonts w:cstheme="minorHAnsi"/>
          <w:sz w:val="24"/>
          <w:szCs w:val="24"/>
          <w:u w:val="none"/>
        </w:rPr>
        <w:fldChar w:fldCharType="end"/>
      </w:r>
    </w:p>
    <w:p w14:paraId="6743DA6E" w14:textId="77777777" w:rsidR="00630FB6" w:rsidRPr="00781FAB" w:rsidRDefault="0072131D">
      <w:pPr>
        <w:pStyle w:val="ListParagraph"/>
        <w:numPr>
          <w:ilvl w:val="0"/>
          <w:numId w:val="26"/>
        </w:numPr>
        <w:jc w:val="both"/>
        <w:rPr>
          <w:rFonts w:cstheme="minorHAnsi"/>
          <w:b/>
          <w:sz w:val="24"/>
          <w:szCs w:val="24"/>
        </w:rPr>
        <w:pPrChange w:id="1965"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"https://computing.llnl.gov/tutorials/pthreads/" \l "Thread" </w:instrText>
      </w:r>
      <w:r w:rsidRPr="00781FAB">
        <w:rPr>
          <w:rStyle w:val="Hyperlink"/>
          <w:rFonts w:cstheme="minorHAnsi"/>
          <w:sz w:val="24"/>
          <w:szCs w:val="24"/>
          <w:u w:val="none"/>
          <w:rPrChange w:id="1966" w:author="Microsoft" w:date="2020-04-15T17:12:00Z">
            <w:rPr>
              <w:rStyle w:val="Hyperlink"/>
              <w:rFonts w:cstheme="minorHAnsi"/>
              <w:sz w:val="24"/>
              <w:szCs w:val="24"/>
              <w:u w:val="none"/>
            </w:rPr>
          </w:rPrChange>
        </w:rPr>
        <w:fldChar w:fldCharType="separate"/>
      </w:r>
      <w:r w:rsidR="00630FB6" w:rsidRPr="00781FAB">
        <w:rPr>
          <w:rStyle w:val="Hyperlink"/>
          <w:rFonts w:cstheme="minorHAnsi"/>
          <w:sz w:val="24"/>
          <w:szCs w:val="24"/>
          <w:u w:val="none"/>
        </w:rPr>
        <w:t>https://computing.llnl.gov/tutorials/pthreads/#Thread</w:t>
      </w:r>
      <w:r w:rsidRPr="00781FAB">
        <w:rPr>
          <w:rStyle w:val="Hyperlink"/>
          <w:rFonts w:cstheme="minorHAnsi"/>
          <w:sz w:val="24"/>
          <w:szCs w:val="24"/>
          <w:u w:val="none"/>
        </w:rPr>
        <w:fldChar w:fldCharType="end"/>
      </w:r>
    </w:p>
    <w:p w14:paraId="311F99C9" w14:textId="77777777" w:rsidR="003A1C3A" w:rsidRPr="00781FAB" w:rsidRDefault="0072131D">
      <w:pPr>
        <w:pStyle w:val="ListParagraph"/>
        <w:numPr>
          <w:ilvl w:val="0"/>
          <w:numId w:val="26"/>
        </w:numPr>
        <w:jc w:val="both"/>
        <w:rPr>
          <w:rFonts w:cstheme="minorHAnsi"/>
          <w:b/>
          <w:sz w:val="24"/>
          <w:szCs w:val="24"/>
        </w:rPr>
        <w:pPrChange w:id="1967"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"https://www.geeksforgeeks.org/use-posix-semaphores-c/" </w:instrText>
      </w:r>
      <w:r w:rsidRPr="00781FAB">
        <w:rPr>
          <w:rStyle w:val="Hyperlink"/>
          <w:rFonts w:cstheme="minorHAnsi"/>
          <w:sz w:val="24"/>
          <w:szCs w:val="24"/>
          <w:u w:val="none"/>
          <w:rPrChange w:id="1968" w:author="Microsoft" w:date="2020-04-15T17:12:00Z">
            <w:rPr>
              <w:rStyle w:val="Hyperlink"/>
              <w:rFonts w:cstheme="minorHAnsi"/>
              <w:sz w:val="24"/>
              <w:szCs w:val="24"/>
              <w:u w:val="none"/>
            </w:rPr>
          </w:rPrChange>
        </w:rPr>
        <w:fldChar w:fldCharType="separate"/>
      </w:r>
      <w:r w:rsidR="003A1C3A" w:rsidRPr="00781FAB">
        <w:rPr>
          <w:rStyle w:val="Hyperlink"/>
          <w:rFonts w:cstheme="minorHAnsi"/>
          <w:sz w:val="24"/>
          <w:szCs w:val="24"/>
          <w:u w:val="none"/>
        </w:rPr>
        <w:t>https://www.geeksforgeeks.org/use-posix-semaphores-c/</w:t>
      </w:r>
      <w:r w:rsidRPr="00781FAB">
        <w:rPr>
          <w:rStyle w:val="Hyperlink"/>
          <w:rFonts w:cstheme="minorHAnsi"/>
          <w:sz w:val="24"/>
          <w:szCs w:val="24"/>
          <w:u w:val="none"/>
        </w:rPr>
        <w:fldChar w:fldCharType="end"/>
      </w:r>
    </w:p>
    <w:p w14:paraId="245B761C" w14:textId="77777777" w:rsidR="00302982" w:rsidRPr="00781FAB" w:rsidRDefault="0072131D">
      <w:pPr>
        <w:pStyle w:val="ListParagraph"/>
        <w:numPr>
          <w:ilvl w:val="0"/>
          <w:numId w:val="26"/>
        </w:numPr>
        <w:jc w:val="both"/>
        <w:rPr>
          <w:rFonts w:cstheme="minorHAnsi"/>
          <w:b/>
          <w:sz w:val="24"/>
          <w:szCs w:val="24"/>
        </w:rPr>
        <w:pPrChange w:id="1969"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"https://www.geeksforgeeks.org/condition-wait-signal-multi-threading/" </w:instrText>
      </w:r>
      <w:r w:rsidRPr="00781FAB">
        <w:rPr>
          <w:rStyle w:val="Hyperlink"/>
          <w:rFonts w:cstheme="minorHAnsi"/>
          <w:sz w:val="24"/>
          <w:szCs w:val="24"/>
          <w:u w:val="none"/>
          <w:rPrChange w:id="1970" w:author="Microsoft" w:date="2020-04-15T17:12:00Z">
            <w:rPr>
              <w:rStyle w:val="Hyperlink"/>
              <w:rFonts w:cstheme="minorHAnsi"/>
              <w:sz w:val="24"/>
              <w:szCs w:val="24"/>
              <w:u w:val="none"/>
            </w:rPr>
          </w:rPrChange>
        </w:rPr>
        <w:fldChar w:fldCharType="separate"/>
      </w:r>
      <w:r w:rsidR="00302982" w:rsidRPr="00781FAB">
        <w:rPr>
          <w:rStyle w:val="Hyperlink"/>
          <w:rFonts w:cstheme="minorHAnsi"/>
          <w:sz w:val="24"/>
          <w:szCs w:val="24"/>
          <w:u w:val="none"/>
        </w:rPr>
        <w:t>https://www.geeksforgeeks.org/condition-wait-signal-multi-threading/</w:t>
      </w:r>
      <w:r w:rsidRPr="00781FAB">
        <w:rPr>
          <w:rStyle w:val="Hyperlink"/>
          <w:rFonts w:cstheme="minorHAnsi"/>
          <w:sz w:val="24"/>
          <w:szCs w:val="24"/>
          <w:u w:val="none"/>
        </w:rPr>
        <w:fldChar w:fldCharType="end"/>
      </w:r>
    </w:p>
    <w:p w14:paraId="63CECB97" w14:textId="77777777" w:rsidR="00516227" w:rsidRPr="00781FAB" w:rsidRDefault="0072131D">
      <w:pPr>
        <w:pStyle w:val="ListParagraph"/>
        <w:numPr>
          <w:ilvl w:val="0"/>
          <w:numId w:val="26"/>
        </w:numPr>
        <w:jc w:val="both"/>
        <w:rPr>
          <w:rFonts w:cstheme="minorHAnsi"/>
          <w:b/>
          <w:sz w:val="24"/>
          <w:szCs w:val="24"/>
        </w:rPr>
        <w:pPrChange w:id="1971"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"https://www.fi.muni.cz/~xpelanek/IA158/slides/programming-concepts.pdf" </w:instrText>
      </w:r>
      <w:r w:rsidRPr="00781FAB">
        <w:rPr>
          <w:rStyle w:val="Hyperlink"/>
          <w:rFonts w:cstheme="minorHAnsi"/>
          <w:sz w:val="24"/>
          <w:szCs w:val="24"/>
          <w:u w:val="none"/>
          <w:rPrChange w:id="1972" w:author="Microsoft" w:date="2020-04-15T17:12:00Z">
            <w:rPr>
              <w:rStyle w:val="Hyperlink"/>
              <w:rFonts w:cstheme="minorHAnsi"/>
              <w:sz w:val="24"/>
              <w:szCs w:val="24"/>
              <w:u w:val="none"/>
            </w:rPr>
          </w:rPrChange>
        </w:rPr>
        <w:fldChar w:fldCharType="separate"/>
      </w:r>
      <w:r w:rsidR="00516227" w:rsidRPr="00781FAB">
        <w:rPr>
          <w:rStyle w:val="Hyperlink"/>
          <w:rFonts w:cstheme="minorHAnsi"/>
          <w:sz w:val="24"/>
          <w:szCs w:val="24"/>
          <w:u w:val="none"/>
        </w:rPr>
        <w:t>https://www.fi.muni.cz/~xpelanek/IA158/slides/programming-concepts.pdf</w:t>
      </w:r>
      <w:r w:rsidRPr="00781FAB">
        <w:rPr>
          <w:rStyle w:val="Hyperlink"/>
          <w:rFonts w:cstheme="minorHAnsi"/>
          <w:sz w:val="24"/>
          <w:szCs w:val="24"/>
          <w:u w:val="none"/>
        </w:rPr>
        <w:fldChar w:fldCharType="end"/>
      </w:r>
    </w:p>
    <w:p w14:paraId="0F653B45" w14:textId="77777777" w:rsidR="003129F3" w:rsidRPr="00781FAB" w:rsidRDefault="0072131D">
      <w:pPr>
        <w:pStyle w:val="ListParagraph"/>
        <w:numPr>
          <w:ilvl w:val="0"/>
          <w:numId w:val="26"/>
        </w:numPr>
        <w:jc w:val="both"/>
        <w:rPr>
          <w:rFonts w:cstheme="minorHAnsi"/>
          <w:b/>
          <w:sz w:val="24"/>
          <w:szCs w:val="24"/>
        </w:rPr>
        <w:pPrChange w:id="1973"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"https://www.javatpoint.com/synchronization-in-java" </w:instrText>
      </w:r>
      <w:r w:rsidRPr="00781FAB">
        <w:rPr>
          <w:rStyle w:val="Hyperlink"/>
          <w:rFonts w:cstheme="minorHAnsi"/>
          <w:sz w:val="24"/>
          <w:szCs w:val="24"/>
          <w:u w:val="none"/>
          <w:rPrChange w:id="1974" w:author="Microsoft" w:date="2020-04-15T17:12:00Z">
            <w:rPr>
              <w:rStyle w:val="Hyperlink"/>
              <w:rFonts w:cstheme="minorHAnsi"/>
              <w:sz w:val="24"/>
              <w:szCs w:val="24"/>
              <w:u w:val="none"/>
            </w:rPr>
          </w:rPrChange>
        </w:rPr>
        <w:fldChar w:fldCharType="separate"/>
      </w:r>
      <w:r w:rsidR="003129F3" w:rsidRPr="00781FAB">
        <w:rPr>
          <w:rStyle w:val="Hyperlink"/>
          <w:rFonts w:cstheme="minorHAnsi"/>
          <w:sz w:val="24"/>
          <w:szCs w:val="24"/>
          <w:u w:val="none"/>
        </w:rPr>
        <w:t>https://www.javatpoint.com/synchronization-in-java</w:t>
      </w:r>
      <w:r w:rsidRPr="00781FAB">
        <w:rPr>
          <w:rStyle w:val="Hyperlink"/>
          <w:rFonts w:cstheme="minorHAnsi"/>
          <w:sz w:val="24"/>
          <w:szCs w:val="24"/>
          <w:u w:val="none"/>
        </w:rPr>
        <w:fldChar w:fldCharType="end"/>
      </w:r>
    </w:p>
    <w:p w14:paraId="399F909F" w14:textId="77777777" w:rsidR="008C37FF" w:rsidRPr="00781FAB" w:rsidRDefault="0072131D">
      <w:pPr>
        <w:pStyle w:val="ListParagraph"/>
        <w:numPr>
          <w:ilvl w:val="0"/>
          <w:numId w:val="26"/>
        </w:numPr>
        <w:jc w:val="both"/>
        <w:rPr>
          <w:rFonts w:cstheme="minorHAnsi"/>
          <w:b/>
          <w:sz w:val="24"/>
          <w:szCs w:val="24"/>
        </w:rPr>
        <w:pPrChange w:id="1975"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"https://www.embedded.com/realtime-programming-in-java-part-1/" </w:instrText>
      </w:r>
      <w:r w:rsidRPr="00781FAB">
        <w:rPr>
          <w:rStyle w:val="Hyperlink"/>
          <w:rFonts w:cstheme="minorHAnsi"/>
          <w:sz w:val="24"/>
          <w:szCs w:val="24"/>
          <w:u w:val="none"/>
          <w:rPrChange w:id="1976" w:author="Microsoft" w:date="2020-04-15T17:12:00Z">
            <w:rPr>
              <w:rStyle w:val="Hyperlink"/>
              <w:rFonts w:cstheme="minorHAnsi"/>
              <w:sz w:val="24"/>
              <w:szCs w:val="24"/>
              <w:u w:val="none"/>
            </w:rPr>
          </w:rPrChange>
        </w:rPr>
        <w:fldChar w:fldCharType="separate"/>
      </w:r>
      <w:r w:rsidR="008C37FF" w:rsidRPr="00781FAB">
        <w:rPr>
          <w:rStyle w:val="Hyperlink"/>
          <w:rFonts w:cstheme="minorHAnsi"/>
          <w:sz w:val="24"/>
          <w:szCs w:val="24"/>
          <w:u w:val="none"/>
        </w:rPr>
        <w:t>https://www.embedded.com/realtime-programming-in-java-part-1/</w:t>
      </w:r>
      <w:r w:rsidRPr="00781FAB">
        <w:rPr>
          <w:rStyle w:val="Hyperlink"/>
          <w:rFonts w:cstheme="minorHAnsi"/>
          <w:sz w:val="24"/>
          <w:szCs w:val="24"/>
          <w:u w:val="none"/>
        </w:rPr>
        <w:fldChar w:fldCharType="end"/>
      </w:r>
    </w:p>
    <w:p w14:paraId="2EA388AF" w14:textId="77777777" w:rsidR="008B4981" w:rsidRPr="00781FAB" w:rsidRDefault="0072131D">
      <w:pPr>
        <w:pStyle w:val="ListParagraph"/>
        <w:numPr>
          <w:ilvl w:val="0"/>
          <w:numId w:val="26"/>
        </w:numPr>
        <w:jc w:val="both"/>
        <w:rPr>
          <w:ins w:id="1977" w:author="Microsoft" w:date="2020-04-14T20:31:00Z"/>
          <w:rStyle w:val="Hyperlink"/>
          <w:rFonts w:cstheme="minorHAnsi"/>
          <w:b/>
          <w:color w:val="auto"/>
          <w:sz w:val="24"/>
          <w:szCs w:val="24"/>
          <w:u w:val="none"/>
          <w:rPrChange w:id="1978" w:author="Microsoft" w:date="2020-04-15T17:12:00Z">
            <w:rPr>
              <w:ins w:id="1979" w:author="Microsoft" w:date="2020-04-14T20:31:00Z"/>
              <w:rStyle w:val="Hyperlink"/>
              <w:rFonts w:cstheme="minorHAnsi"/>
              <w:sz w:val="24"/>
              <w:szCs w:val="24"/>
              <w:u w:val="none"/>
            </w:rPr>
          </w:rPrChange>
        </w:rPr>
        <w:pPrChange w:id="1980"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"https://barrgroup.com/embedded-systems/how-to/embedded-java" </w:instrText>
      </w:r>
      <w:r w:rsidRPr="00781FAB">
        <w:rPr>
          <w:rStyle w:val="Hyperlink"/>
          <w:rFonts w:cstheme="minorHAnsi"/>
          <w:sz w:val="24"/>
          <w:szCs w:val="24"/>
          <w:u w:val="none"/>
          <w:rPrChange w:id="1981" w:author="Microsoft" w:date="2020-04-15T17:12:00Z">
            <w:rPr>
              <w:rStyle w:val="Hyperlink"/>
              <w:rFonts w:cstheme="minorHAnsi"/>
              <w:sz w:val="24"/>
              <w:szCs w:val="24"/>
              <w:u w:val="none"/>
            </w:rPr>
          </w:rPrChange>
        </w:rPr>
        <w:fldChar w:fldCharType="separate"/>
      </w:r>
      <w:r w:rsidR="00A643A6" w:rsidRPr="00781FAB">
        <w:rPr>
          <w:rStyle w:val="Hyperlink"/>
          <w:rFonts w:cstheme="minorHAnsi"/>
          <w:sz w:val="24"/>
          <w:szCs w:val="24"/>
          <w:u w:val="none"/>
        </w:rPr>
        <w:t>https://barrgroup.com/embedded-systems/how-to/embedded-java</w:t>
      </w:r>
      <w:r w:rsidRPr="00781FAB">
        <w:rPr>
          <w:rStyle w:val="Hyperlink"/>
          <w:rFonts w:cstheme="minorHAnsi"/>
          <w:sz w:val="24"/>
          <w:szCs w:val="24"/>
          <w:u w:val="none"/>
        </w:rPr>
        <w:fldChar w:fldCharType="end"/>
      </w:r>
    </w:p>
    <w:p w14:paraId="0D2A1446" w14:textId="77777777" w:rsidR="008B4981" w:rsidRPr="00781FAB" w:rsidRDefault="000D681C">
      <w:pPr>
        <w:pStyle w:val="ListParagraph"/>
        <w:numPr>
          <w:ilvl w:val="0"/>
          <w:numId w:val="26"/>
        </w:numPr>
        <w:jc w:val="both"/>
        <w:rPr>
          <w:ins w:id="1982" w:author="Microsoft" w:date="2020-04-14T20:31:00Z"/>
          <w:rFonts w:cstheme="minorHAnsi"/>
          <w:b/>
          <w:sz w:val="24"/>
          <w:szCs w:val="24"/>
          <w:rPrChange w:id="1983" w:author="Microsoft" w:date="2020-04-15T17:12:00Z">
            <w:rPr>
              <w:ins w:id="1984" w:author="Microsoft" w:date="2020-04-14T20:31:00Z"/>
              <w:rFonts w:cstheme="minorHAnsi"/>
              <w:sz w:val="24"/>
            </w:rPr>
          </w:rPrChange>
        </w:rPr>
        <w:pPrChange w:id="1985" w:author="Microsoft" w:date="2020-04-16T16:32:00Z">
          <w:pPr>
            <w:pStyle w:val="ListParagraph"/>
            <w:numPr>
              <w:numId w:val="4"/>
            </w:numPr>
            <w:ind w:hanging="360"/>
          </w:pPr>
        </w:pPrChange>
      </w:pPr>
      <w:ins w:id="1986" w:author="Microsoft" w:date="2020-04-09T19:37:00Z">
        <w:r w:rsidRPr="00781FAB">
          <w:rPr>
            <w:rFonts w:cstheme="minorHAnsi"/>
            <w:sz w:val="24"/>
            <w:rPrChange w:id="1987" w:author="Microsoft" w:date="2020-04-15T17:12:00Z">
              <w:rPr/>
            </w:rPrChange>
          </w:rPr>
          <w:fldChar w:fldCharType="begin"/>
        </w:r>
        <w:r w:rsidRPr="00781FAB">
          <w:rPr>
            <w:rFonts w:cstheme="minorHAnsi"/>
            <w:sz w:val="24"/>
            <w:rPrChange w:id="1988" w:author="Microsoft" w:date="2020-04-15T17:12:00Z">
              <w:rPr/>
            </w:rPrChange>
          </w:rPr>
          <w:instrText xml:space="preserve"> HYPERLINK "https://software.intel.com/en-us/forums/intel-moderncode-for-parallel-architectures/topic/311081" </w:instrText>
        </w:r>
        <w:r w:rsidRPr="00781FAB">
          <w:rPr>
            <w:rFonts w:cstheme="minorHAnsi"/>
            <w:sz w:val="24"/>
            <w:rPrChange w:id="1989" w:author="Microsoft" w:date="2020-04-15T17:12:00Z">
              <w:rPr/>
            </w:rPrChange>
          </w:rPr>
          <w:fldChar w:fldCharType="separate"/>
        </w:r>
        <w:r w:rsidRPr="00781FAB">
          <w:rPr>
            <w:rStyle w:val="Hyperlink"/>
            <w:rFonts w:cstheme="minorHAnsi"/>
            <w:sz w:val="24"/>
            <w:u w:val="none"/>
            <w:rPrChange w:id="1990" w:author="Microsoft" w:date="2020-04-15T17:12:00Z">
              <w:rPr>
                <w:rStyle w:val="Hyperlink"/>
              </w:rPr>
            </w:rPrChange>
          </w:rPr>
          <w:t>https://software.intel.com/en-us/forums/intel-moderncode-for-parallel-architectures/topic/311081</w:t>
        </w:r>
        <w:r w:rsidRPr="00781FAB">
          <w:rPr>
            <w:rFonts w:cstheme="minorHAnsi"/>
            <w:sz w:val="24"/>
            <w:rPrChange w:id="1991" w:author="Microsoft" w:date="2020-04-15T17:12:00Z">
              <w:rPr/>
            </w:rPrChange>
          </w:rPr>
          <w:fldChar w:fldCharType="end"/>
        </w:r>
      </w:ins>
    </w:p>
    <w:p w14:paraId="705F8EAF" w14:textId="225868D8" w:rsidR="0072597E" w:rsidRPr="00781FAB" w:rsidRDefault="0072597E">
      <w:pPr>
        <w:pStyle w:val="ListParagraph"/>
        <w:numPr>
          <w:ilvl w:val="0"/>
          <w:numId w:val="26"/>
        </w:numPr>
        <w:jc w:val="both"/>
        <w:rPr>
          <w:ins w:id="1992" w:author="Microsoft" w:date="2020-04-13T12:46:00Z"/>
          <w:rFonts w:cstheme="minorHAnsi"/>
          <w:b/>
          <w:sz w:val="24"/>
          <w:szCs w:val="24"/>
          <w:rPrChange w:id="1993" w:author="Microsoft" w:date="2020-04-15T17:12:00Z">
            <w:rPr>
              <w:ins w:id="1994" w:author="Microsoft" w:date="2020-04-13T12:46:00Z"/>
              <w:rFonts w:cstheme="minorHAnsi"/>
              <w:sz w:val="24"/>
            </w:rPr>
          </w:rPrChange>
        </w:rPr>
        <w:pPrChange w:id="1995" w:author="Microsoft" w:date="2020-04-16T16:32:00Z">
          <w:pPr>
            <w:pStyle w:val="ListParagraph"/>
            <w:numPr>
              <w:numId w:val="4"/>
            </w:numPr>
            <w:ind w:hanging="360"/>
          </w:pPr>
        </w:pPrChange>
      </w:pPr>
      <w:ins w:id="1996" w:author="Microsoft" w:date="2020-04-09T20:25:00Z">
        <w:r w:rsidRPr="00781FAB">
          <w:rPr>
            <w:rFonts w:cstheme="minorHAnsi"/>
            <w:sz w:val="24"/>
            <w:rPrChange w:id="1997" w:author="Microsoft" w:date="2020-04-15T17:12:00Z">
              <w:rPr/>
            </w:rPrChange>
          </w:rPr>
          <w:fldChar w:fldCharType="begin"/>
        </w:r>
        <w:r w:rsidRPr="00781FAB">
          <w:rPr>
            <w:rFonts w:cstheme="minorHAnsi"/>
            <w:sz w:val="24"/>
            <w:rPrChange w:id="1998" w:author="Microsoft" w:date="2020-04-15T17:12:00Z">
              <w:rPr/>
            </w:rPrChange>
          </w:rPr>
          <w:instrText xml:space="preserve"> HYPERLINK "https://www.slideshare.net/abufayez/pthreads-vs-win32-threads" </w:instrText>
        </w:r>
        <w:r w:rsidRPr="00781FAB">
          <w:rPr>
            <w:rFonts w:cstheme="minorHAnsi"/>
            <w:sz w:val="24"/>
            <w:rPrChange w:id="1999" w:author="Microsoft" w:date="2020-04-15T17:12:00Z">
              <w:rPr/>
            </w:rPrChange>
          </w:rPr>
          <w:fldChar w:fldCharType="separate"/>
        </w:r>
        <w:r w:rsidRPr="00781FAB">
          <w:rPr>
            <w:rStyle w:val="Hyperlink"/>
            <w:rFonts w:cstheme="minorHAnsi"/>
            <w:sz w:val="24"/>
            <w:rPrChange w:id="2000" w:author="Microsoft" w:date="2020-04-15T17:12:00Z">
              <w:rPr>
                <w:rStyle w:val="Hyperlink"/>
              </w:rPr>
            </w:rPrChange>
          </w:rPr>
          <w:t>https://www.slideshare.net/abufayez/pthreads-vs-win32-threads</w:t>
        </w:r>
        <w:r w:rsidRPr="00781FAB">
          <w:rPr>
            <w:rFonts w:cstheme="minorHAnsi"/>
            <w:sz w:val="24"/>
            <w:rPrChange w:id="2001" w:author="Microsoft" w:date="2020-04-15T17:12:00Z">
              <w:rPr/>
            </w:rPrChange>
          </w:rPr>
          <w:fldChar w:fldCharType="end"/>
        </w:r>
      </w:ins>
    </w:p>
    <w:p w14:paraId="014B9102" w14:textId="57EE7827" w:rsidR="004E668E" w:rsidRPr="00781FAB" w:rsidRDefault="004E668E">
      <w:pPr>
        <w:pStyle w:val="ListParagraph"/>
        <w:numPr>
          <w:ilvl w:val="0"/>
          <w:numId w:val="26"/>
        </w:numPr>
        <w:jc w:val="both"/>
        <w:rPr>
          <w:ins w:id="2002" w:author="Microsoft" w:date="2020-04-14T19:40:00Z"/>
          <w:rFonts w:cstheme="minorHAnsi"/>
          <w:b/>
          <w:sz w:val="24"/>
          <w:szCs w:val="24"/>
          <w:rPrChange w:id="2003" w:author="Microsoft" w:date="2020-04-15T17:12:00Z">
            <w:rPr>
              <w:ins w:id="2004" w:author="Microsoft" w:date="2020-04-14T19:40:00Z"/>
              <w:sz w:val="24"/>
              <w:szCs w:val="24"/>
            </w:rPr>
          </w:rPrChange>
        </w:rPr>
        <w:pPrChange w:id="2005" w:author="Microsoft" w:date="2020-04-16T16:32:00Z">
          <w:pPr>
            <w:pStyle w:val="ListParagraph"/>
            <w:numPr>
              <w:numId w:val="4"/>
            </w:numPr>
            <w:ind w:hanging="360"/>
          </w:pPr>
        </w:pPrChange>
      </w:pPr>
      <w:ins w:id="2006" w:author="Microsoft" w:date="2020-04-13T12:46:00Z">
        <w:r w:rsidRPr="00781FAB">
          <w:rPr>
            <w:rFonts w:cstheme="minorHAnsi"/>
            <w:sz w:val="24"/>
            <w:szCs w:val="24"/>
            <w:rPrChange w:id="2007" w:author="Microsoft" w:date="2020-04-15T17:12:00Z">
              <w:rPr/>
            </w:rPrChange>
          </w:rPr>
          <w:fldChar w:fldCharType="begin"/>
        </w:r>
        <w:r w:rsidRPr="00781FAB">
          <w:rPr>
            <w:rFonts w:cstheme="minorHAnsi"/>
            <w:sz w:val="24"/>
            <w:szCs w:val="24"/>
            <w:rPrChange w:id="2008" w:author="Microsoft" w:date="2020-04-15T17:12:00Z">
              <w:rPr/>
            </w:rPrChange>
          </w:rPr>
          <w:instrText xml:space="preserve"> HYPERLINK "https://www.programcreek.com/2011/12/monitors-java-synchronization-mechanism/" </w:instrText>
        </w:r>
        <w:r w:rsidRPr="00781FAB">
          <w:rPr>
            <w:rFonts w:cstheme="minorHAnsi"/>
            <w:sz w:val="24"/>
            <w:szCs w:val="24"/>
            <w:rPrChange w:id="2009" w:author="Microsoft" w:date="2020-04-15T17:12:00Z">
              <w:rPr/>
            </w:rPrChange>
          </w:rPr>
          <w:fldChar w:fldCharType="separate"/>
        </w:r>
        <w:r w:rsidRPr="00781FAB">
          <w:rPr>
            <w:rStyle w:val="Hyperlink"/>
            <w:rFonts w:cstheme="minorHAnsi"/>
            <w:sz w:val="24"/>
            <w:szCs w:val="24"/>
            <w:rPrChange w:id="2010" w:author="Microsoft" w:date="2020-04-15T17:12:00Z">
              <w:rPr>
                <w:rStyle w:val="Hyperlink"/>
              </w:rPr>
            </w:rPrChange>
          </w:rPr>
          <w:t>https://www.programcreek.com/2011/12/monitors-java-synchronization-mechanism/</w:t>
        </w:r>
        <w:r w:rsidRPr="00781FAB">
          <w:rPr>
            <w:rFonts w:cstheme="minorHAnsi"/>
            <w:sz w:val="24"/>
            <w:szCs w:val="24"/>
            <w:rPrChange w:id="2011" w:author="Microsoft" w:date="2020-04-15T17:12:00Z">
              <w:rPr/>
            </w:rPrChange>
          </w:rPr>
          <w:fldChar w:fldCharType="end"/>
        </w:r>
      </w:ins>
    </w:p>
    <w:p w14:paraId="5274F036" w14:textId="77777777" w:rsidR="008B4981" w:rsidRPr="00781FAB" w:rsidRDefault="00A81894">
      <w:pPr>
        <w:pStyle w:val="ListParagraph"/>
        <w:numPr>
          <w:ilvl w:val="0"/>
          <w:numId w:val="26"/>
        </w:numPr>
        <w:suppressAutoHyphens/>
        <w:autoSpaceDN w:val="0"/>
        <w:contextualSpacing w:val="0"/>
        <w:jc w:val="both"/>
        <w:textAlignment w:val="baseline"/>
        <w:rPr>
          <w:ins w:id="2012" w:author="Microsoft" w:date="2020-04-14T20:32:00Z"/>
          <w:rStyle w:val="Internetlink"/>
          <w:rFonts w:cstheme="minorHAnsi"/>
          <w:color w:val="auto"/>
          <w:sz w:val="24"/>
          <w:szCs w:val="24"/>
          <w:u w:val="none"/>
          <w:rPrChange w:id="2013" w:author="Microsoft" w:date="2020-04-15T17:12:00Z">
            <w:rPr>
              <w:ins w:id="2014" w:author="Microsoft" w:date="2020-04-14T20:32:00Z"/>
              <w:rStyle w:val="Internetlink"/>
              <w:rFonts w:cstheme="minorHAnsi"/>
              <w:sz w:val="24"/>
              <w:szCs w:val="24"/>
            </w:rPr>
          </w:rPrChange>
        </w:rPr>
        <w:pPrChange w:id="2015" w:author="Microsoft" w:date="2020-04-16T16:32:00Z">
          <w:pPr>
            <w:pStyle w:val="ListParagraph"/>
            <w:numPr>
              <w:numId w:val="4"/>
            </w:numPr>
            <w:suppressAutoHyphens/>
            <w:autoSpaceDN w:val="0"/>
            <w:ind w:hanging="360"/>
            <w:contextualSpacing w:val="0"/>
            <w:textAlignment w:val="baseline"/>
          </w:pPr>
        </w:pPrChange>
      </w:pPr>
      <w:ins w:id="2016"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17" w:author="Microsoft" w:date="2020-04-15T17:12:00Z">
              <w:rPr>
                <w:rStyle w:val="Internetlink"/>
                <w:sz w:val="24"/>
                <w:szCs w:val="24"/>
              </w:rPr>
            </w:rPrChange>
          </w:rPr>
          <w:instrText xml:space="preserve"> HYPERLINK  "http://web.cs.iastate.edu/~cs486/Multithreaded programming in C and JAVA.pdf" </w:instrText>
        </w:r>
        <w:r w:rsidRPr="00781FAB">
          <w:rPr>
            <w:rStyle w:val="Internetlink"/>
            <w:rFonts w:cstheme="minorHAnsi"/>
            <w:sz w:val="24"/>
            <w:szCs w:val="24"/>
            <w:rPrChange w:id="2018"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19" w:author="Microsoft" w:date="2020-04-15T17:12:00Z">
              <w:rPr>
                <w:rStyle w:val="Internetlink"/>
                <w:rFonts w:ascii="Calibri" w:hAnsi="Calibri"/>
                <w:sz w:val="24"/>
                <w:szCs w:val="24"/>
              </w:rPr>
            </w:rPrChange>
          </w:rPr>
          <w:t>http://web.cs.iastate.edu/~cs486/Multithreaded%20programming%20in%20C%20and%20JAVA.pdf</w:t>
        </w:r>
        <w:r w:rsidRPr="00781FAB">
          <w:rPr>
            <w:rStyle w:val="Internetlink"/>
            <w:rFonts w:cstheme="minorHAnsi"/>
            <w:sz w:val="24"/>
            <w:szCs w:val="24"/>
          </w:rPr>
          <w:fldChar w:fldCharType="end"/>
        </w:r>
      </w:ins>
    </w:p>
    <w:p w14:paraId="75563C2A" w14:textId="6B302C3E" w:rsidR="00A81894" w:rsidRPr="00781FAB" w:rsidRDefault="00A81894">
      <w:pPr>
        <w:pStyle w:val="ListParagraph"/>
        <w:numPr>
          <w:ilvl w:val="0"/>
          <w:numId w:val="26"/>
        </w:numPr>
        <w:suppressAutoHyphens/>
        <w:autoSpaceDN w:val="0"/>
        <w:contextualSpacing w:val="0"/>
        <w:jc w:val="both"/>
        <w:textAlignment w:val="baseline"/>
        <w:rPr>
          <w:ins w:id="2020" w:author="Microsoft" w:date="2020-04-14T19:40:00Z"/>
          <w:rFonts w:cstheme="minorHAnsi"/>
          <w:sz w:val="24"/>
          <w:szCs w:val="24"/>
          <w:rPrChange w:id="2021" w:author="Microsoft" w:date="2020-04-15T17:12:00Z">
            <w:rPr>
              <w:ins w:id="2022" w:author="Microsoft" w:date="2020-04-14T19:40:00Z"/>
            </w:rPr>
          </w:rPrChange>
        </w:rPr>
        <w:pPrChange w:id="2023" w:author="Microsoft" w:date="2020-04-16T16:32:00Z">
          <w:pPr>
            <w:pStyle w:val="ListParagraph"/>
            <w:numPr>
              <w:numId w:val="4"/>
            </w:numPr>
            <w:suppressAutoHyphens/>
            <w:autoSpaceDN w:val="0"/>
            <w:ind w:hanging="360"/>
            <w:contextualSpacing w:val="0"/>
            <w:textAlignment w:val="baseline"/>
          </w:pPr>
        </w:pPrChange>
      </w:pPr>
      <w:ins w:id="2024"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25" w:author="Microsoft" w:date="2020-04-15T17:12:00Z">
              <w:rPr>
                <w:rStyle w:val="Internetlink"/>
                <w:sz w:val="24"/>
                <w:szCs w:val="24"/>
              </w:rPr>
            </w:rPrChange>
          </w:rPr>
          <w:instrText xml:space="preserve"> HYPERLINK  "https://www.javaworld.com/article/2077413/semaphore.html" </w:instrText>
        </w:r>
        <w:r w:rsidRPr="00781FAB">
          <w:rPr>
            <w:rStyle w:val="Internetlink"/>
            <w:rFonts w:cstheme="minorHAnsi"/>
            <w:sz w:val="24"/>
            <w:szCs w:val="24"/>
            <w:rPrChange w:id="2026"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27" w:author="Microsoft" w:date="2020-04-15T17:12:00Z">
              <w:rPr>
                <w:rStyle w:val="Internetlink"/>
                <w:rFonts w:ascii="Calibri" w:hAnsi="Calibri"/>
                <w:sz w:val="24"/>
                <w:szCs w:val="24"/>
              </w:rPr>
            </w:rPrChange>
          </w:rPr>
          <w:t>https://www.javaworld.com/article/2077413/semaphore.html</w:t>
        </w:r>
        <w:r w:rsidRPr="00781FAB">
          <w:rPr>
            <w:rStyle w:val="Internetlink"/>
            <w:rFonts w:cstheme="minorHAnsi"/>
            <w:sz w:val="24"/>
            <w:szCs w:val="24"/>
          </w:rPr>
          <w:fldChar w:fldCharType="end"/>
        </w:r>
      </w:ins>
    </w:p>
    <w:p w14:paraId="084F0807" w14:textId="77777777" w:rsidR="00A81894" w:rsidRPr="00781FAB" w:rsidRDefault="00A81894">
      <w:pPr>
        <w:pStyle w:val="ListParagraph"/>
        <w:numPr>
          <w:ilvl w:val="0"/>
          <w:numId w:val="26"/>
        </w:numPr>
        <w:suppressAutoHyphens/>
        <w:autoSpaceDN w:val="0"/>
        <w:contextualSpacing w:val="0"/>
        <w:jc w:val="both"/>
        <w:textAlignment w:val="baseline"/>
        <w:rPr>
          <w:ins w:id="2028" w:author="Microsoft" w:date="2020-04-14T19:40:00Z"/>
          <w:rFonts w:cstheme="minorHAnsi"/>
          <w:sz w:val="24"/>
          <w:szCs w:val="24"/>
          <w:rPrChange w:id="2029" w:author="Microsoft" w:date="2020-04-15T17:12:00Z">
            <w:rPr>
              <w:ins w:id="2030" w:author="Microsoft" w:date="2020-04-14T19:40:00Z"/>
            </w:rPr>
          </w:rPrChange>
        </w:rPr>
        <w:pPrChange w:id="2031" w:author="Microsoft" w:date="2020-04-16T16:32:00Z">
          <w:pPr>
            <w:pStyle w:val="ListParagraph"/>
            <w:numPr>
              <w:numId w:val="4"/>
            </w:numPr>
            <w:suppressAutoHyphens/>
            <w:autoSpaceDN w:val="0"/>
            <w:ind w:hanging="360"/>
            <w:contextualSpacing w:val="0"/>
            <w:textAlignment w:val="baseline"/>
          </w:pPr>
        </w:pPrChange>
      </w:pPr>
      <w:ins w:id="2032"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33" w:author="Microsoft" w:date="2020-04-15T17:12:00Z">
              <w:rPr>
                <w:rStyle w:val="Internetlink"/>
                <w:sz w:val="24"/>
                <w:szCs w:val="24"/>
              </w:rPr>
            </w:rPrChange>
          </w:rPr>
          <w:instrText xml:space="preserve"> HYPERLINK  "http://fileadmin.cs.lth.se/cs/education/EDA040/LJRTmain.pdf" </w:instrText>
        </w:r>
        <w:r w:rsidRPr="00781FAB">
          <w:rPr>
            <w:rStyle w:val="Internetlink"/>
            <w:rFonts w:cstheme="minorHAnsi"/>
            <w:sz w:val="24"/>
            <w:szCs w:val="24"/>
            <w:rPrChange w:id="2034"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35" w:author="Microsoft" w:date="2020-04-15T17:12:00Z">
              <w:rPr>
                <w:rStyle w:val="Internetlink"/>
                <w:rFonts w:ascii="Calibri" w:hAnsi="Calibri"/>
                <w:sz w:val="24"/>
                <w:szCs w:val="24"/>
              </w:rPr>
            </w:rPrChange>
          </w:rPr>
          <w:t>http://fileadmin.cs.lth.se/cs/education/EDA040/LJRTmain.pdf</w:t>
        </w:r>
        <w:r w:rsidRPr="00781FAB">
          <w:rPr>
            <w:rStyle w:val="Internetlink"/>
            <w:rFonts w:cstheme="minorHAnsi"/>
            <w:sz w:val="24"/>
            <w:szCs w:val="24"/>
          </w:rPr>
          <w:fldChar w:fldCharType="end"/>
        </w:r>
      </w:ins>
    </w:p>
    <w:p w14:paraId="280579D9" w14:textId="1D670259" w:rsidR="00A81894" w:rsidRPr="00781FAB" w:rsidRDefault="0013469A">
      <w:pPr>
        <w:pStyle w:val="ListParagraph"/>
        <w:numPr>
          <w:ilvl w:val="0"/>
          <w:numId w:val="26"/>
        </w:numPr>
        <w:jc w:val="both"/>
        <w:rPr>
          <w:ins w:id="2036" w:author="Microsoft" w:date="2020-04-15T16:42:00Z"/>
          <w:rFonts w:cstheme="minorHAnsi"/>
          <w:b/>
          <w:sz w:val="24"/>
          <w:szCs w:val="24"/>
          <w:rPrChange w:id="2037" w:author="Microsoft" w:date="2020-04-15T17:12:00Z">
            <w:rPr>
              <w:ins w:id="2038" w:author="Microsoft" w:date="2020-04-15T16:42:00Z"/>
              <w:sz w:val="24"/>
              <w:szCs w:val="24"/>
            </w:rPr>
          </w:rPrChange>
        </w:rPr>
        <w:pPrChange w:id="2039" w:author="Microsoft" w:date="2020-04-16T16:32:00Z">
          <w:pPr>
            <w:pStyle w:val="ListParagraph"/>
            <w:numPr>
              <w:numId w:val="4"/>
            </w:numPr>
            <w:ind w:hanging="360"/>
          </w:pPr>
        </w:pPrChange>
      </w:pPr>
      <w:ins w:id="2040" w:author="Microsoft" w:date="2020-04-14T20:33:00Z">
        <w:r w:rsidRPr="00781FAB">
          <w:rPr>
            <w:rFonts w:cstheme="minorHAnsi"/>
            <w:sz w:val="24"/>
            <w:szCs w:val="24"/>
            <w:rPrChange w:id="2041" w:author="Microsoft" w:date="2020-04-15T17:12:00Z">
              <w:rPr/>
            </w:rPrChange>
          </w:rPr>
          <w:fldChar w:fldCharType="begin"/>
        </w:r>
        <w:r w:rsidRPr="00781FAB">
          <w:rPr>
            <w:rFonts w:cstheme="minorHAnsi"/>
            <w:sz w:val="24"/>
            <w:szCs w:val="24"/>
            <w:rPrChange w:id="2042" w:author="Microsoft" w:date="2020-04-15T17:12:00Z">
              <w:rPr/>
            </w:rPrChange>
          </w:rPr>
          <w:instrText xml:space="preserve"> HYPERLINK "</w:instrText>
        </w:r>
        <w:r w:rsidRPr="00781FAB">
          <w:rPr>
            <w:rFonts w:cstheme="minorHAnsi"/>
            <w:sz w:val="24"/>
            <w:szCs w:val="24"/>
            <w:rPrChange w:id="2043" w:author="Microsoft" w:date="2020-04-15T17:12:00Z">
              <w:rPr>
                <w:rStyle w:val="Hyperlink"/>
              </w:rPr>
            </w:rPrChange>
          </w:rPr>
          <w:instrText>http://javolution.org/</w:instrText>
        </w:r>
        <w:r w:rsidRPr="00781FAB">
          <w:rPr>
            <w:rFonts w:cstheme="minorHAnsi"/>
            <w:rPrChange w:id="2044" w:author="Microsoft" w:date="2020-04-15T17:12:00Z">
              <w:rPr>
                <w:rStyle w:val="Hyperlink"/>
                <w:sz w:val="24"/>
                <w:szCs w:val="24"/>
              </w:rPr>
            </w:rPrChange>
          </w:rPr>
          <w:instrText>apidocs/javolution/util/package-</w:instrText>
        </w:r>
        <w:r w:rsidRPr="00781FAB">
          <w:rPr>
            <w:rFonts w:cstheme="minorHAnsi"/>
            <w:sz w:val="24"/>
            <w:szCs w:val="24"/>
            <w:rPrChange w:id="2045" w:author="Microsoft" w:date="2020-04-15T17:12:00Z">
              <w:rPr>
                <w:rStyle w:val="Hyperlink"/>
              </w:rPr>
            </w:rPrChange>
          </w:rPr>
          <w:instrText>summary.html#package_description</w:instrText>
        </w:r>
        <w:r w:rsidRPr="00781FAB">
          <w:rPr>
            <w:rFonts w:cstheme="minorHAnsi"/>
            <w:sz w:val="24"/>
            <w:szCs w:val="24"/>
            <w:rPrChange w:id="2046" w:author="Microsoft" w:date="2020-04-15T17:12:00Z">
              <w:rPr/>
            </w:rPrChange>
          </w:rPr>
          <w:instrText xml:space="preserve">" </w:instrText>
        </w:r>
        <w:r w:rsidRPr="00781FAB">
          <w:rPr>
            <w:rFonts w:cstheme="minorHAnsi"/>
            <w:sz w:val="24"/>
            <w:szCs w:val="24"/>
            <w:rPrChange w:id="2047" w:author="Microsoft" w:date="2020-04-15T17:12:00Z">
              <w:rPr/>
            </w:rPrChange>
          </w:rPr>
          <w:fldChar w:fldCharType="separate"/>
        </w:r>
        <w:r w:rsidRPr="00781FAB">
          <w:rPr>
            <w:rStyle w:val="Hyperlink"/>
            <w:rFonts w:cstheme="minorHAnsi"/>
            <w:sz w:val="24"/>
            <w:szCs w:val="24"/>
            <w:rPrChange w:id="2048" w:author="Microsoft" w:date="2020-04-15T17:12:00Z">
              <w:rPr>
                <w:rStyle w:val="Hyperlink"/>
              </w:rPr>
            </w:rPrChange>
          </w:rPr>
          <w:t>http://javolution.org/</w:t>
        </w:r>
        <w:r w:rsidRPr="00781FAB">
          <w:rPr>
            <w:rStyle w:val="Hyperlink"/>
            <w:rFonts w:cstheme="minorHAnsi"/>
            <w:sz w:val="24"/>
            <w:szCs w:val="24"/>
            <w:rPrChange w:id="2049" w:author="Microsoft" w:date="2020-04-15T17:12:00Z">
              <w:rPr>
                <w:rStyle w:val="Hyperlink"/>
                <w:sz w:val="24"/>
                <w:szCs w:val="24"/>
              </w:rPr>
            </w:rPrChange>
          </w:rPr>
          <w:t>apidocs/javolution/util/package-</w:t>
        </w:r>
        <w:r w:rsidRPr="00781FAB">
          <w:rPr>
            <w:rStyle w:val="Hyperlink"/>
            <w:rFonts w:cstheme="minorHAnsi"/>
            <w:sz w:val="24"/>
            <w:szCs w:val="24"/>
            <w:rPrChange w:id="2050" w:author="Microsoft" w:date="2020-04-15T17:12:00Z">
              <w:rPr>
                <w:rStyle w:val="Hyperlink"/>
              </w:rPr>
            </w:rPrChange>
          </w:rPr>
          <w:t>summary.html#package_description</w:t>
        </w:r>
        <w:r w:rsidRPr="00781FAB">
          <w:rPr>
            <w:rFonts w:cstheme="minorHAnsi"/>
            <w:sz w:val="24"/>
            <w:szCs w:val="24"/>
            <w:rPrChange w:id="2051" w:author="Microsoft" w:date="2020-04-15T17:12:00Z">
              <w:rPr/>
            </w:rPrChange>
          </w:rPr>
          <w:fldChar w:fldCharType="end"/>
        </w:r>
      </w:ins>
    </w:p>
    <w:p w14:paraId="0656B7C7" w14:textId="5F6B89AE" w:rsidR="00DF03F2" w:rsidRPr="0026078C" w:rsidRDefault="00DF03F2">
      <w:pPr>
        <w:pStyle w:val="ListParagraph"/>
        <w:numPr>
          <w:ilvl w:val="0"/>
          <w:numId w:val="26"/>
        </w:numPr>
        <w:jc w:val="both"/>
        <w:rPr>
          <w:ins w:id="2052" w:author="Microsoft" w:date="2020-04-15T17:17:00Z"/>
          <w:rFonts w:cstheme="minorHAnsi"/>
          <w:b/>
          <w:sz w:val="24"/>
          <w:szCs w:val="24"/>
          <w:rPrChange w:id="2053" w:author="Microsoft" w:date="2020-04-15T17:17:00Z">
            <w:rPr>
              <w:ins w:id="2054" w:author="Microsoft" w:date="2020-04-15T17:17:00Z"/>
              <w:rFonts w:cstheme="minorHAnsi"/>
              <w:sz w:val="24"/>
              <w:szCs w:val="24"/>
            </w:rPr>
          </w:rPrChange>
        </w:rPr>
        <w:pPrChange w:id="2055" w:author="Microsoft" w:date="2020-04-16T16:32:00Z">
          <w:pPr>
            <w:pStyle w:val="ListParagraph"/>
            <w:numPr>
              <w:numId w:val="4"/>
            </w:numPr>
            <w:ind w:hanging="360"/>
          </w:pPr>
        </w:pPrChange>
      </w:pPr>
      <w:ins w:id="2056" w:author="Microsoft" w:date="2020-04-15T16:42:00Z">
        <w:r w:rsidRPr="00781FAB">
          <w:rPr>
            <w:rFonts w:cstheme="minorHAnsi"/>
            <w:sz w:val="24"/>
            <w:szCs w:val="24"/>
            <w:rPrChange w:id="2057" w:author="Microsoft" w:date="2020-04-15T17:12:00Z">
              <w:rPr/>
            </w:rPrChange>
          </w:rPr>
          <w:fldChar w:fldCharType="begin"/>
        </w:r>
        <w:r w:rsidRPr="00781FAB">
          <w:rPr>
            <w:rFonts w:cstheme="minorHAnsi"/>
            <w:sz w:val="24"/>
            <w:szCs w:val="24"/>
            <w:rPrChange w:id="2058" w:author="Microsoft" w:date="2020-04-15T17:12:00Z">
              <w:rPr/>
            </w:rPrChange>
          </w:rPr>
          <w:instrText xml:space="preserve"> HYPERLINK "https://www.oracle.com/technical-resources/articles/java/nilsen-realtime-pt1.html" </w:instrText>
        </w:r>
        <w:r w:rsidRPr="00781FAB">
          <w:rPr>
            <w:rFonts w:cstheme="minorHAnsi"/>
            <w:sz w:val="24"/>
            <w:szCs w:val="24"/>
            <w:rPrChange w:id="2059" w:author="Microsoft" w:date="2020-04-15T17:12:00Z">
              <w:rPr/>
            </w:rPrChange>
          </w:rPr>
          <w:fldChar w:fldCharType="separate"/>
        </w:r>
        <w:r w:rsidRPr="00781FAB">
          <w:rPr>
            <w:rStyle w:val="Hyperlink"/>
            <w:rFonts w:cstheme="minorHAnsi"/>
            <w:sz w:val="24"/>
            <w:szCs w:val="24"/>
            <w:rPrChange w:id="2060" w:author="Microsoft" w:date="2020-04-15T17:12:00Z">
              <w:rPr>
                <w:rStyle w:val="Hyperlink"/>
              </w:rPr>
            </w:rPrChange>
          </w:rPr>
          <w:t>https://www.oracle.com/technical-resources/articles/java/nilsen-realtime-pt1.html</w:t>
        </w:r>
        <w:r w:rsidRPr="00781FAB">
          <w:rPr>
            <w:rFonts w:cstheme="minorHAnsi"/>
            <w:sz w:val="24"/>
            <w:szCs w:val="24"/>
            <w:rPrChange w:id="2061" w:author="Microsoft" w:date="2020-04-15T17:12:00Z">
              <w:rPr/>
            </w:rPrChange>
          </w:rPr>
          <w:fldChar w:fldCharType="end"/>
        </w:r>
      </w:ins>
      <w:ins w:id="2062" w:author="Microsoft" w:date="2020-04-16T15:53:00Z">
        <w:r w:rsidR="002830FE">
          <w:rPr>
            <w:rFonts w:cstheme="minorHAnsi"/>
            <w:sz w:val="24"/>
            <w:szCs w:val="24"/>
          </w:rPr>
          <w:t xml:space="preserve"> =JAVA SE traction control experiment.</w:t>
        </w:r>
      </w:ins>
    </w:p>
    <w:p w14:paraId="467961EA" w14:textId="5A453D0E" w:rsidR="0026078C" w:rsidRPr="002743F5" w:rsidRDefault="0026078C">
      <w:pPr>
        <w:pStyle w:val="ListParagraph"/>
        <w:numPr>
          <w:ilvl w:val="0"/>
          <w:numId w:val="26"/>
        </w:numPr>
        <w:jc w:val="both"/>
        <w:rPr>
          <w:ins w:id="2063" w:author="Microsoft" w:date="2020-04-16T14:56:00Z"/>
          <w:rFonts w:cstheme="minorHAnsi"/>
          <w:b/>
          <w:sz w:val="24"/>
          <w:szCs w:val="24"/>
          <w:rPrChange w:id="2064" w:author="Microsoft" w:date="2020-04-16T14:56:00Z">
            <w:rPr>
              <w:ins w:id="2065" w:author="Microsoft" w:date="2020-04-16T14:56:00Z"/>
              <w:sz w:val="24"/>
              <w:szCs w:val="24"/>
            </w:rPr>
          </w:rPrChange>
        </w:rPr>
        <w:pPrChange w:id="2066" w:author="Microsoft" w:date="2020-04-16T16:32:00Z">
          <w:pPr>
            <w:pStyle w:val="ListParagraph"/>
            <w:numPr>
              <w:numId w:val="4"/>
            </w:numPr>
            <w:ind w:hanging="360"/>
          </w:pPr>
        </w:pPrChange>
      </w:pPr>
      <w:ins w:id="2067" w:author="Microsoft" w:date="2020-04-15T17:17:00Z">
        <w:r w:rsidRPr="0026078C">
          <w:rPr>
            <w:sz w:val="24"/>
            <w:szCs w:val="24"/>
            <w:rPrChange w:id="2068" w:author="Microsoft" w:date="2020-04-15T17:17:00Z">
              <w:rPr/>
            </w:rPrChange>
          </w:rPr>
          <w:fldChar w:fldCharType="begin"/>
        </w:r>
        <w:r w:rsidRPr="0026078C">
          <w:rPr>
            <w:sz w:val="24"/>
            <w:szCs w:val="24"/>
            <w:rPrChange w:id="2069" w:author="Microsoft" w:date="2020-04-15T17:17:00Z">
              <w:rPr/>
            </w:rPrChange>
          </w:rPr>
          <w:instrText xml:space="preserve"> HYPERLINK "https://www.oracle.com/technical-resources/articles/javase/Jsr-1.html" </w:instrText>
        </w:r>
        <w:r w:rsidRPr="0026078C">
          <w:rPr>
            <w:sz w:val="24"/>
            <w:szCs w:val="24"/>
            <w:rPrChange w:id="2070" w:author="Microsoft" w:date="2020-04-15T17:17:00Z">
              <w:rPr/>
            </w:rPrChange>
          </w:rPr>
          <w:fldChar w:fldCharType="separate"/>
        </w:r>
        <w:r w:rsidRPr="0026078C">
          <w:rPr>
            <w:rStyle w:val="Hyperlink"/>
            <w:sz w:val="24"/>
            <w:szCs w:val="24"/>
            <w:u w:val="none"/>
            <w:rPrChange w:id="2071" w:author="Microsoft" w:date="2020-04-15T17:17:00Z">
              <w:rPr>
                <w:rStyle w:val="Hyperlink"/>
              </w:rPr>
            </w:rPrChange>
          </w:rPr>
          <w:t>https://www.oracle.com/technical-resources/articles/javase/Jsr-1.html</w:t>
        </w:r>
        <w:r w:rsidRPr="0026078C">
          <w:rPr>
            <w:sz w:val="24"/>
            <w:szCs w:val="24"/>
            <w:rPrChange w:id="2072" w:author="Microsoft" w:date="2020-04-15T17:17:00Z">
              <w:rPr/>
            </w:rPrChange>
          </w:rPr>
          <w:fldChar w:fldCharType="end"/>
        </w:r>
      </w:ins>
    </w:p>
    <w:p w14:paraId="21871AA1" w14:textId="2F811765" w:rsidR="002743F5" w:rsidRPr="009162CE" w:rsidRDefault="002743F5">
      <w:pPr>
        <w:pStyle w:val="ListParagraph"/>
        <w:numPr>
          <w:ilvl w:val="0"/>
          <w:numId w:val="26"/>
        </w:numPr>
        <w:jc w:val="both"/>
        <w:rPr>
          <w:ins w:id="2073" w:author="Microsoft" w:date="2020-04-16T15:42:00Z"/>
          <w:rFonts w:cstheme="minorHAnsi"/>
          <w:b/>
          <w:sz w:val="24"/>
          <w:szCs w:val="24"/>
          <w:rPrChange w:id="2074" w:author="Microsoft" w:date="2020-04-16T15:42:00Z">
            <w:rPr>
              <w:ins w:id="2075" w:author="Microsoft" w:date="2020-04-16T15:42:00Z"/>
              <w:sz w:val="24"/>
              <w:szCs w:val="24"/>
            </w:rPr>
          </w:rPrChange>
        </w:rPr>
        <w:pPrChange w:id="2076" w:author="Microsoft" w:date="2020-04-16T16:32:00Z">
          <w:pPr>
            <w:pStyle w:val="ListParagraph"/>
            <w:numPr>
              <w:numId w:val="4"/>
            </w:numPr>
            <w:ind w:hanging="360"/>
          </w:pPr>
        </w:pPrChange>
      </w:pPr>
      <w:ins w:id="2077" w:author="Microsoft" w:date="2020-04-16T14:56:00Z">
        <w:r w:rsidRPr="002743F5">
          <w:rPr>
            <w:sz w:val="24"/>
            <w:szCs w:val="24"/>
            <w:rPrChange w:id="2078" w:author="Microsoft" w:date="2020-04-16T14:56:00Z">
              <w:rPr/>
            </w:rPrChange>
          </w:rPr>
          <w:fldChar w:fldCharType="begin"/>
        </w:r>
        <w:r w:rsidRPr="002743F5">
          <w:rPr>
            <w:sz w:val="24"/>
            <w:szCs w:val="24"/>
            <w:rPrChange w:id="2079" w:author="Microsoft" w:date="2020-04-16T14:56:00Z">
              <w:rPr/>
            </w:rPrChange>
          </w:rPr>
          <w:instrText xml:space="preserve"> HYPERLINK "https://www.ibm.com/developerworks/java/library/j-rtj3/" </w:instrText>
        </w:r>
        <w:r w:rsidRPr="002743F5">
          <w:rPr>
            <w:sz w:val="24"/>
            <w:szCs w:val="24"/>
            <w:rPrChange w:id="2080" w:author="Microsoft" w:date="2020-04-16T14:56:00Z">
              <w:rPr/>
            </w:rPrChange>
          </w:rPr>
          <w:fldChar w:fldCharType="separate"/>
        </w:r>
        <w:r w:rsidRPr="002743F5">
          <w:rPr>
            <w:rStyle w:val="Hyperlink"/>
            <w:sz w:val="24"/>
            <w:szCs w:val="24"/>
            <w:rPrChange w:id="2081" w:author="Microsoft" w:date="2020-04-16T14:56:00Z">
              <w:rPr>
                <w:rStyle w:val="Hyperlink"/>
              </w:rPr>
            </w:rPrChange>
          </w:rPr>
          <w:t>https://www.ibm.com/developerworks/java/library/j-rtj3/</w:t>
        </w:r>
        <w:r w:rsidRPr="002743F5">
          <w:rPr>
            <w:sz w:val="24"/>
            <w:szCs w:val="24"/>
            <w:rPrChange w:id="2082" w:author="Microsoft" w:date="2020-04-16T14:56:00Z">
              <w:rPr/>
            </w:rPrChange>
          </w:rPr>
          <w:fldChar w:fldCharType="end"/>
        </w:r>
      </w:ins>
      <w:ins w:id="2083" w:author="Microsoft" w:date="2020-04-16T15:52:00Z">
        <w:r w:rsidR="002830FE">
          <w:rPr>
            <w:sz w:val="24"/>
            <w:szCs w:val="24"/>
          </w:rPr>
          <w:t xml:space="preserve">    =Websphere demostration</w:t>
        </w:r>
      </w:ins>
    </w:p>
    <w:p w14:paraId="0D6BE6A4" w14:textId="066B5A15" w:rsidR="009162CE" w:rsidRPr="002830FE" w:rsidRDefault="009162CE">
      <w:pPr>
        <w:pStyle w:val="ListParagraph"/>
        <w:numPr>
          <w:ilvl w:val="0"/>
          <w:numId w:val="26"/>
        </w:numPr>
        <w:jc w:val="both"/>
        <w:rPr>
          <w:ins w:id="2084" w:author="Microsoft" w:date="2020-04-16T15:52:00Z"/>
          <w:rFonts w:cstheme="minorHAnsi"/>
          <w:b/>
          <w:sz w:val="24"/>
          <w:szCs w:val="24"/>
          <w:rPrChange w:id="2085" w:author="Microsoft" w:date="2020-04-16T15:52:00Z">
            <w:rPr>
              <w:ins w:id="2086" w:author="Microsoft" w:date="2020-04-16T15:52:00Z"/>
              <w:sz w:val="24"/>
              <w:szCs w:val="24"/>
            </w:rPr>
          </w:rPrChange>
        </w:rPr>
        <w:pPrChange w:id="2087" w:author="Microsoft" w:date="2020-04-16T16:32:00Z">
          <w:pPr>
            <w:pStyle w:val="ListParagraph"/>
            <w:numPr>
              <w:numId w:val="4"/>
            </w:numPr>
            <w:ind w:hanging="360"/>
          </w:pPr>
        </w:pPrChange>
      </w:pPr>
      <w:ins w:id="2088" w:author="Microsoft" w:date="2020-04-16T15:42:00Z">
        <w:r w:rsidRPr="009162CE">
          <w:rPr>
            <w:sz w:val="24"/>
            <w:szCs w:val="24"/>
            <w:rPrChange w:id="2089" w:author="Microsoft" w:date="2020-04-16T15:42:00Z">
              <w:rPr/>
            </w:rPrChange>
          </w:rPr>
          <w:fldChar w:fldCharType="begin"/>
        </w:r>
        <w:r w:rsidRPr="009162CE">
          <w:rPr>
            <w:sz w:val="24"/>
            <w:szCs w:val="24"/>
            <w:rPrChange w:id="2090" w:author="Microsoft" w:date="2020-04-16T15:42:00Z">
              <w:rPr/>
            </w:rPrChange>
          </w:rPr>
          <w:instrText xml:space="preserve"> HYPERLINK "https://www.rtsj.org/docs/OSPlatforms.html" </w:instrText>
        </w:r>
        <w:r w:rsidRPr="009162CE">
          <w:rPr>
            <w:sz w:val="24"/>
            <w:szCs w:val="24"/>
            <w:rPrChange w:id="2091" w:author="Microsoft" w:date="2020-04-16T15:42:00Z">
              <w:rPr/>
            </w:rPrChange>
          </w:rPr>
          <w:fldChar w:fldCharType="separate"/>
        </w:r>
        <w:r w:rsidRPr="009162CE">
          <w:rPr>
            <w:rStyle w:val="Hyperlink"/>
            <w:sz w:val="24"/>
            <w:szCs w:val="24"/>
            <w:rPrChange w:id="2092" w:author="Microsoft" w:date="2020-04-16T15:42:00Z">
              <w:rPr>
                <w:rStyle w:val="Hyperlink"/>
              </w:rPr>
            </w:rPrChange>
          </w:rPr>
          <w:t>https://www.rtsj.org/docs/OSPlatforms.html</w:t>
        </w:r>
        <w:r w:rsidRPr="009162CE">
          <w:rPr>
            <w:sz w:val="24"/>
            <w:szCs w:val="24"/>
            <w:rPrChange w:id="2093" w:author="Microsoft" w:date="2020-04-16T15:42:00Z">
              <w:rPr/>
            </w:rPrChange>
          </w:rPr>
          <w:fldChar w:fldCharType="end"/>
        </w:r>
      </w:ins>
      <w:ins w:id="2094" w:author="Microsoft" w:date="2020-04-16T15:53:00Z">
        <w:r w:rsidR="002830FE">
          <w:rPr>
            <w:sz w:val="24"/>
            <w:szCs w:val="24"/>
          </w:rPr>
          <w:t xml:space="preserve">    = OS requirements for these platforms</w:t>
        </w:r>
      </w:ins>
    </w:p>
    <w:p w14:paraId="6ED599AD" w14:textId="349E1464" w:rsidR="002830FE" w:rsidRPr="0019700D" w:rsidRDefault="002830FE">
      <w:pPr>
        <w:pStyle w:val="ListParagraph"/>
        <w:numPr>
          <w:ilvl w:val="0"/>
          <w:numId w:val="26"/>
        </w:numPr>
        <w:jc w:val="both"/>
        <w:rPr>
          <w:ins w:id="2095" w:author="Microsoft" w:date="2020-04-16T16:31:00Z"/>
          <w:rFonts w:cstheme="minorHAnsi"/>
          <w:b/>
          <w:sz w:val="24"/>
          <w:szCs w:val="24"/>
          <w:rPrChange w:id="2096" w:author="Microsoft" w:date="2020-04-16T16:31:00Z">
            <w:rPr>
              <w:ins w:id="2097" w:author="Microsoft" w:date="2020-04-16T16:31:00Z"/>
              <w:sz w:val="24"/>
              <w:szCs w:val="24"/>
            </w:rPr>
          </w:rPrChange>
        </w:rPr>
        <w:pPrChange w:id="2098" w:author="Microsoft" w:date="2020-04-16T16:32:00Z">
          <w:pPr>
            <w:pStyle w:val="ListParagraph"/>
            <w:numPr>
              <w:numId w:val="4"/>
            </w:numPr>
            <w:ind w:hanging="360"/>
          </w:pPr>
        </w:pPrChange>
      </w:pPr>
      <w:ins w:id="2099" w:author="Microsoft" w:date="2020-04-16T15:52:00Z">
        <w:r w:rsidRPr="002830FE">
          <w:rPr>
            <w:sz w:val="24"/>
            <w:szCs w:val="24"/>
            <w:rPrChange w:id="2100" w:author="Microsoft" w:date="2020-04-16T15:52:00Z">
              <w:rPr/>
            </w:rPrChange>
          </w:rPr>
          <w:fldChar w:fldCharType="begin"/>
        </w:r>
        <w:r w:rsidRPr="002830FE">
          <w:rPr>
            <w:sz w:val="24"/>
            <w:szCs w:val="24"/>
            <w:rPrChange w:id="2101" w:author="Microsoft" w:date="2020-04-16T15:52:00Z">
              <w:rPr/>
            </w:rPrChange>
          </w:rPr>
          <w:instrText xml:space="preserve"> HYPERLINK "http://rtjava.blogspot.com/2009/07/real-time-java-vms.html" </w:instrText>
        </w:r>
        <w:r w:rsidRPr="002830FE">
          <w:rPr>
            <w:sz w:val="24"/>
            <w:szCs w:val="24"/>
            <w:rPrChange w:id="2102" w:author="Microsoft" w:date="2020-04-16T15:52:00Z">
              <w:rPr/>
            </w:rPrChange>
          </w:rPr>
          <w:fldChar w:fldCharType="separate"/>
        </w:r>
        <w:r w:rsidRPr="002830FE">
          <w:rPr>
            <w:rStyle w:val="Hyperlink"/>
            <w:sz w:val="24"/>
            <w:szCs w:val="24"/>
            <w:rPrChange w:id="2103" w:author="Microsoft" w:date="2020-04-16T15:52:00Z">
              <w:rPr>
                <w:rStyle w:val="Hyperlink"/>
              </w:rPr>
            </w:rPrChange>
          </w:rPr>
          <w:t>http://rtjava.blogspot.com/2009/07/real-time-java-vms.html</w:t>
        </w:r>
        <w:r w:rsidRPr="002830FE">
          <w:rPr>
            <w:sz w:val="24"/>
            <w:szCs w:val="24"/>
            <w:rPrChange w:id="2104" w:author="Microsoft" w:date="2020-04-16T15:52:00Z">
              <w:rPr/>
            </w:rPrChange>
          </w:rPr>
          <w:fldChar w:fldCharType="end"/>
        </w:r>
        <w:r>
          <w:rPr>
            <w:sz w:val="24"/>
            <w:szCs w:val="24"/>
          </w:rPr>
          <w:t xml:space="preserve">   = Different RTSJ compatible platforms</w:t>
        </w:r>
      </w:ins>
    </w:p>
    <w:p w14:paraId="23CD268F" w14:textId="7B9623C8" w:rsidR="0019700D" w:rsidRPr="00CB74AA" w:rsidRDefault="0019700D">
      <w:pPr>
        <w:pStyle w:val="ListParagraph"/>
        <w:numPr>
          <w:ilvl w:val="0"/>
          <w:numId w:val="26"/>
        </w:numPr>
        <w:jc w:val="both"/>
        <w:rPr>
          <w:ins w:id="2105" w:author="Microsoft" w:date="2020-04-20T16:44:00Z"/>
          <w:rFonts w:cstheme="minorHAnsi"/>
          <w:b/>
          <w:sz w:val="24"/>
          <w:szCs w:val="24"/>
          <w:rPrChange w:id="2106" w:author="Microsoft" w:date="2020-04-20T16:44:00Z">
            <w:rPr>
              <w:ins w:id="2107" w:author="Microsoft" w:date="2020-04-20T16:44:00Z"/>
              <w:sz w:val="24"/>
              <w:szCs w:val="24"/>
            </w:rPr>
          </w:rPrChange>
        </w:rPr>
        <w:pPrChange w:id="2108" w:author="Microsoft" w:date="2020-04-16T16:32:00Z">
          <w:pPr>
            <w:pStyle w:val="ListParagraph"/>
            <w:numPr>
              <w:numId w:val="4"/>
            </w:numPr>
            <w:ind w:hanging="360"/>
          </w:pPr>
        </w:pPrChange>
      </w:pPr>
      <w:ins w:id="2109" w:author="Microsoft" w:date="2020-04-16T16:31:00Z">
        <w:r w:rsidRPr="0019700D">
          <w:rPr>
            <w:sz w:val="24"/>
            <w:szCs w:val="24"/>
            <w:rPrChange w:id="2110" w:author="Microsoft" w:date="2020-04-16T16:32:00Z">
              <w:rPr/>
            </w:rPrChange>
          </w:rPr>
          <w:fldChar w:fldCharType="begin"/>
        </w:r>
        <w:r w:rsidRPr="0019700D">
          <w:rPr>
            <w:sz w:val="24"/>
            <w:szCs w:val="24"/>
            <w:rPrChange w:id="2111" w:author="Microsoft" w:date="2020-04-16T16:32:00Z">
              <w:rPr/>
            </w:rPrChange>
          </w:rPr>
          <w:instrText xml:space="preserve"> HYPERLINK "https://www.javaworld.com/article/2077857/open-source-tools-realistically-real-time.html?page=3" </w:instrText>
        </w:r>
        <w:r w:rsidRPr="0019700D">
          <w:rPr>
            <w:sz w:val="24"/>
            <w:szCs w:val="24"/>
            <w:rPrChange w:id="2112" w:author="Microsoft" w:date="2020-04-16T16:32:00Z">
              <w:rPr/>
            </w:rPrChange>
          </w:rPr>
          <w:fldChar w:fldCharType="separate"/>
        </w:r>
        <w:r w:rsidRPr="0019700D">
          <w:rPr>
            <w:rStyle w:val="Hyperlink"/>
            <w:sz w:val="24"/>
            <w:szCs w:val="24"/>
            <w:rPrChange w:id="2113" w:author="Microsoft" w:date="2020-04-16T16:32:00Z">
              <w:rPr>
                <w:rStyle w:val="Hyperlink"/>
              </w:rPr>
            </w:rPrChange>
          </w:rPr>
          <w:t>https://www.javaworld.com/article/2077857/open-source-tools-realistically-real-time.html?page=3</w:t>
        </w:r>
        <w:r w:rsidRPr="0019700D">
          <w:rPr>
            <w:sz w:val="24"/>
            <w:szCs w:val="24"/>
            <w:rPrChange w:id="2114" w:author="Microsoft" w:date="2020-04-16T16:32:00Z">
              <w:rPr/>
            </w:rPrChange>
          </w:rPr>
          <w:fldChar w:fldCharType="end"/>
        </w:r>
        <w:r w:rsidRPr="0019700D">
          <w:rPr>
            <w:sz w:val="24"/>
            <w:szCs w:val="24"/>
            <w:rPrChange w:id="2115" w:author="Microsoft" w:date="2020-04-16T16:32:00Z">
              <w:rPr/>
            </w:rPrChange>
          </w:rPr>
          <w:t xml:space="preserve"> = Javolution</w:t>
        </w:r>
      </w:ins>
    </w:p>
    <w:p w14:paraId="4C701505" w14:textId="10EADFCA" w:rsidR="00CB74AA" w:rsidRPr="00080371" w:rsidRDefault="00CB74AA">
      <w:pPr>
        <w:pStyle w:val="ListParagraph"/>
        <w:numPr>
          <w:ilvl w:val="0"/>
          <w:numId w:val="26"/>
        </w:numPr>
        <w:jc w:val="both"/>
        <w:rPr>
          <w:ins w:id="2116" w:author="Microsoft" w:date="2020-04-24T11:12:00Z"/>
          <w:rFonts w:cstheme="minorHAnsi"/>
          <w:b/>
          <w:sz w:val="24"/>
          <w:szCs w:val="24"/>
          <w:rPrChange w:id="2117" w:author="Microsoft" w:date="2020-04-24T11:12:00Z">
            <w:rPr>
              <w:ins w:id="2118" w:author="Microsoft" w:date="2020-04-24T11:12:00Z"/>
            </w:rPr>
          </w:rPrChange>
        </w:rPr>
        <w:pPrChange w:id="2119" w:author="Microsoft" w:date="2020-04-16T16:32:00Z">
          <w:pPr>
            <w:pStyle w:val="ListParagraph"/>
            <w:numPr>
              <w:numId w:val="4"/>
            </w:numPr>
            <w:ind w:hanging="360"/>
          </w:pPr>
        </w:pPrChange>
      </w:pPr>
      <w:ins w:id="2120" w:author="Microsoft" w:date="2020-04-20T16:44:00Z">
        <w:r>
          <w:fldChar w:fldCharType="begin"/>
        </w:r>
        <w:r>
          <w:instrText xml:space="preserve"> HYPERLINK "https://www.ibm.com/developerworks/library/j-devrtj1/index.html" </w:instrText>
        </w:r>
        <w:r>
          <w:fldChar w:fldCharType="separate"/>
        </w:r>
        <w:r>
          <w:rPr>
            <w:rStyle w:val="Hyperlink"/>
          </w:rPr>
          <w:t>https://www.ibm.com/developerworks/library/j-devrtj1/index.html</w:t>
        </w:r>
        <w:r>
          <w:fldChar w:fldCharType="end"/>
        </w:r>
        <w:r>
          <w:t xml:space="preserve">   = JAVA SE Real time capabilities</w:t>
        </w:r>
      </w:ins>
    </w:p>
    <w:p w14:paraId="003E4F1B" w14:textId="720088A0" w:rsidR="00080371" w:rsidRPr="006E1326" w:rsidRDefault="00080371">
      <w:pPr>
        <w:pStyle w:val="ListParagraph"/>
        <w:numPr>
          <w:ilvl w:val="0"/>
          <w:numId w:val="26"/>
        </w:numPr>
        <w:jc w:val="both"/>
        <w:rPr>
          <w:ins w:id="2121" w:author="Microsoft" w:date="2020-04-25T17:01:00Z"/>
          <w:rFonts w:cstheme="minorHAnsi"/>
          <w:b/>
          <w:sz w:val="24"/>
          <w:szCs w:val="24"/>
          <w:rPrChange w:id="2122" w:author="Microsoft" w:date="2020-04-25T17:01:00Z">
            <w:rPr>
              <w:ins w:id="2123" w:author="Microsoft" w:date="2020-04-25T17:01:00Z"/>
            </w:rPr>
          </w:rPrChange>
        </w:rPr>
        <w:pPrChange w:id="2124" w:author="Microsoft" w:date="2020-04-16T16:32:00Z">
          <w:pPr>
            <w:pStyle w:val="ListParagraph"/>
            <w:numPr>
              <w:numId w:val="4"/>
            </w:numPr>
            <w:ind w:hanging="360"/>
          </w:pPr>
        </w:pPrChange>
      </w:pPr>
      <w:ins w:id="2125" w:author="Microsoft" w:date="2020-04-24T11:12:00Z">
        <w:r>
          <w:fldChar w:fldCharType="begin"/>
        </w:r>
        <w:r>
          <w:instrText xml:space="preserve"> HYPERLINK "https://www.usenix.org/legacy/publications/library/proceedings/jvm01/full_papers/siebert/siebert_html/index.html" \t "_blank" </w:instrText>
        </w:r>
        <w:r>
          <w:fldChar w:fldCharType="separate"/>
        </w:r>
        <w:r>
          <w:rPr>
            <w:rStyle w:val="Hyperlink"/>
            <w:rFonts w:ascii="Arial" w:hAnsi="Arial" w:cs="Arial"/>
            <w:color w:val="1155CC"/>
            <w:shd w:val="clear" w:color="auto" w:fill="FFFFFF"/>
          </w:rPr>
          <w:t>https://www.usenix.org/legacy/publications/library/proceedings/jvm01/full_papers/siebert/siebert_html/index.html</w:t>
        </w:r>
        <w:r>
          <w:fldChar w:fldCharType="end"/>
        </w:r>
      </w:ins>
    </w:p>
    <w:p w14:paraId="0D2A9547" w14:textId="78C85610" w:rsidR="006E1326" w:rsidRPr="002F03F2" w:rsidRDefault="006E1326">
      <w:pPr>
        <w:pStyle w:val="ListParagraph"/>
        <w:numPr>
          <w:ilvl w:val="0"/>
          <w:numId w:val="26"/>
        </w:numPr>
        <w:jc w:val="both"/>
        <w:rPr>
          <w:ins w:id="2126" w:author="Microsoft" w:date="2020-04-25T17:48:00Z"/>
          <w:rFonts w:cstheme="minorHAnsi"/>
          <w:b/>
          <w:sz w:val="24"/>
          <w:szCs w:val="24"/>
          <w:rPrChange w:id="2127" w:author="Microsoft" w:date="2020-04-25T17:48:00Z">
            <w:rPr>
              <w:ins w:id="2128" w:author="Microsoft" w:date="2020-04-25T17:48:00Z"/>
            </w:rPr>
          </w:rPrChange>
        </w:rPr>
        <w:pPrChange w:id="2129" w:author="Microsoft" w:date="2020-04-16T16:32:00Z">
          <w:pPr>
            <w:pStyle w:val="ListParagraph"/>
            <w:numPr>
              <w:numId w:val="4"/>
            </w:numPr>
            <w:ind w:hanging="360"/>
          </w:pPr>
        </w:pPrChange>
      </w:pPr>
      <w:ins w:id="2130" w:author="Microsoft" w:date="2020-04-25T17:01:00Z">
        <w:r>
          <w:fldChar w:fldCharType="begin"/>
        </w:r>
        <w:r>
          <w:instrText xml:space="preserve"> HYPERLINK "https://dl.acm.org/doi/pdf/10.1145/1620405.1620421" </w:instrText>
        </w:r>
        <w:r>
          <w:fldChar w:fldCharType="separate"/>
        </w:r>
        <w:r>
          <w:rPr>
            <w:rStyle w:val="Hyperlink"/>
          </w:rPr>
          <w:t>https://dl.acm.org/doi/pdf/10.1145/1620405.1620421</w:t>
        </w:r>
        <w:r>
          <w:fldChar w:fldCharType="end"/>
        </w:r>
      </w:ins>
    </w:p>
    <w:p w14:paraId="1A2086E6" w14:textId="112732A2" w:rsidR="002F03F2" w:rsidRPr="00B71477" w:rsidRDefault="002F03F2">
      <w:pPr>
        <w:pStyle w:val="ListParagraph"/>
        <w:numPr>
          <w:ilvl w:val="0"/>
          <w:numId w:val="26"/>
        </w:numPr>
        <w:jc w:val="both"/>
        <w:rPr>
          <w:ins w:id="2131" w:author="Microsoft" w:date="2020-04-26T18:19:00Z"/>
          <w:rFonts w:cstheme="minorHAnsi"/>
          <w:b/>
          <w:sz w:val="24"/>
          <w:szCs w:val="24"/>
          <w:rPrChange w:id="2132" w:author="Microsoft" w:date="2020-04-26T18:19:00Z">
            <w:rPr>
              <w:ins w:id="2133" w:author="Microsoft" w:date="2020-04-26T18:19:00Z"/>
            </w:rPr>
          </w:rPrChange>
        </w:rPr>
        <w:pPrChange w:id="2134" w:author="Microsoft" w:date="2020-04-16T16:32:00Z">
          <w:pPr>
            <w:pStyle w:val="ListParagraph"/>
            <w:numPr>
              <w:numId w:val="4"/>
            </w:numPr>
            <w:ind w:hanging="360"/>
          </w:pPr>
        </w:pPrChange>
      </w:pPr>
      <w:ins w:id="2135" w:author="Microsoft" w:date="2020-04-25T17:48:00Z">
        <w:r>
          <w:fldChar w:fldCharType="begin"/>
        </w:r>
        <w:r>
          <w:instrText xml:space="preserve"> HYPERLINK "https://www.aicas.com/cms/sites/default/files/jtres07_siebert.pdf" </w:instrText>
        </w:r>
        <w:r>
          <w:fldChar w:fldCharType="separate"/>
        </w:r>
        <w:r>
          <w:rPr>
            <w:rStyle w:val="Hyperlink"/>
          </w:rPr>
          <w:t>https://www.aicas.com/cms/sites/default/files/jtres07_siebert.pdf</w:t>
        </w:r>
        <w:r>
          <w:fldChar w:fldCharType="end"/>
        </w:r>
      </w:ins>
    </w:p>
    <w:p w14:paraId="0EE2895F" w14:textId="6348492A" w:rsidR="00B71477" w:rsidRPr="00635820" w:rsidRDefault="00B71477">
      <w:pPr>
        <w:pStyle w:val="ListParagraph"/>
        <w:numPr>
          <w:ilvl w:val="0"/>
          <w:numId w:val="26"/>
        </w:numPr>
        <w:jc w:val="both"/>
        <w:rPr>
          <w:ins w:id="2136" w:author="Microsoft" w:date="2020-05-03T20:20:00Z"/>
          <w:rFonts w:cstheme="minorHAnsi"/>
          <w:b/>
          <w:sz w:val="24"/>
          <w:szCs w:val="24"/>
          <w:rPrChange w:id="2137" w:author="Microsoft" w:date="2020-05-03T20:20:00Z">
            <w:rPr>
              <w:ins w:id="2138" w:author="Microsoft" w:date="2020-05-03T20:20:00Z"/>
            </w:rPr>
          </w:rPrChange>
        </w:rPr>
        <w:pPrChange w:id="2139" w:author="Microsoft" w:date="2020-04-16T16:32:00Z">
          <w:pPr>
            <w:pStyle w:val="ListParagraph"/>
            <w:numPr>
              <w:numId w:val="4"/>
            </w:numPr>
            <w:ind w:hanging="360"/>
          </w:pPr>
        </w:pPrChange>
      </w:pPr>
      <w:ins w:id="2140" w:author="Microsoft" w:date="2020-04-26T18:19:00Z">
        <w:r>
          <w:fldChar w:fldCharType="begin"/>
        </w:r>
        <w:r>
          <w:instrText xml:space="preserve"> HYPERLINK "https://www-users.cs.york.ac.uk/~burns/papers/c-posix.pdf" </w:instrText>
        </w:r>
        <w:r>
          <w:fldChar w:fldCharType="separate"/>
        </w:r>
        <w:r>
          <w:rPr>
            <w:rStyle w:val="Hyperlink"/>
          </w:rPr>
          <w:t>https://www-users.cs.york.ac.uk/~burns/papers/c-posix.pdf</w:t>
        </w:r>
        <w:r>
          <w:fldChar w:fldCharType="end"/>
        </w:r>
      </w:ins>
    </w:p>
    <w:p w14:paraId="0ED0068E" w14:textId="2BC9C2D9" w:rsidR="00635820" w:rsidRPr="0019700D" w:rsidRDefault="00635820">
      <w:pPr>
        <w:pStyle w:val="ListParagraph"/>
        <w:numPr>
          <w:ilvl w:val="0"/>
          <w:numId w:val="26"/>
        </w:numPr>
        <w:jc w:val="both"/>
        <w:rPr>
          <w:rFonts w:cstheme="minorHAnsi"/>
          <w:b/>
          <w:sz w:val="24"/>
          <w:szCs w:val="24"/>
          <w:rPrChange w:id="2141" w:author="Microsoft" w:date="2020-04-16T16:32:00Z">
            <w:rPr/>
          </w:rPrChange>
        </w:rPr>
        <w:pPrChange w:id="2142" w:author="Microsoft" w:date="2020-04-16T16:32:00Z">
          <w:pPr>
            <w:pStyle w:val="ListParagraph"/>
            <w:numPr>
              <w:numId w:val="4"/>
            </w:numPr>
            <w:ind w:hanging="360"/>
          </w:pPr>
        </w:pPrChange>
      </w:pPr>
      <w:ins w:id="2143" w:author="Microsoft" w:date="2020-05-03T20:20:00Z">
        <w:r>
          <w:lastRenderedPageBreak/>
          <w:fldChar w:fldCharType="begin"/>
        </w:r>
        <w:r>
          <w:instrText xml:space="preserve"> HYPERLINK "https://en.wikipedia.org/wiki/List_of_concurrent_and_parallel_programming_languages" </w:instrText>
        </w:r>
        <w:r>
          <w:fldChar w:fldCharType="separate"/>
        </w:r>
        <w:r>
          <w:rPr>
            <w:rStyle w:val="Hyperlink"/>
          </w:rPr>
          <w:t>https://en.wikipedia.org/wiki/List_of_concurrent_and_parallel_programming_languages</w:t>
        </w:r>
        <w:r>
          <w:fldChar w:fldCharType="end"/>
        </w:r>
      </w:ins>
      <w:bookmarkStart w:id="2144" w:name="_GoBack"/>
      <w:bookmarkEnd w:id="2144"/>
    </w:p>
    <w:p w14:paraId="63330055" w14:textId="77777777" w:rsidR="00C90785" w:rsidRPr="00781FAB" w:rsidRDefault="00C90785" w:rsidP="00C90785">
      <w:pPr>
        <w:rPr>
          <w:rFonts w:cstheme="minorHAnsi"/>
          <w:b/>
          <w:sz w:val="32"/>
          <w:szCs w:val="32"/>
        </w:rPr>
      </w:pPr>
    </w:p>
    <w:sectPr w:rsidR="00C90785" w:rsidRPr="00781FA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5" w:author="jishmi" w:date="2020-04-09T11:08:00Z" w:initials="j">
    <w:p w14:paraId="4F2C45FA" w14:textId="44FDC954" w:rsidR="00304DF4" w:rsidRDefault="00304DF4">
      <w:pPr>
        <w:pStyle w:val="CommentText"/>
      </w:pPr>
      <w:r>
        <w:rPr>
          <w:rStyle w:val="CommentReference"/>
        </w:rPr>
        <w:annotationRef/>
      </w:r>
      <w:r>
        <w:t>User level/kernel level?</w:t>
      </w:r>
    </w:p>
    <w:p w14:paraId="73635697" w14:textId="6ACECA23" w:rsidR="00304DF4" w:rsidRDefault="00304DF4">
      <w:pPr>
        <w:pStyle w:val="CommentText"/>
      </w:pPr>
      <w:r>
        <w:t>Why pthreads?</w:t>
      </w:r>
    </w:p>
  </w:comment>
  <w:comment w:id="166" w:author="Microsoft" w:date="2020-04-09T16:12:00Z" w:initials="M">
    <w:p w14:paraId="78FAEF71" w14:textId="4DC0C061" w:rsidR="00304DF4" w:rsidRDefault="00304DF4">
      <w:pPr>
        <w:pStyle w:val="CommentText"/>
      </w:pPr>
      <w:r>
        <w:rPr>
          <w:rStyle w:val="CommentReference"/>
        </w:rPr>
        <w:annotationRef/>
      </w:r>
    </w:p>
  </w:comment>
  <w:comment w:id="168" w:author="jishmi" w:date="2020-04-09T11:09:00Z" w:initials="j">
    <w:p w14:paraId="1A2D8665" w14:textId="24412525" w:rsidR="00304DF4" w:rsidRDefault="00304DF4">
      <w:pPr>
        <w:pStyle w:val="CommentText"/>
      </w:pPr>
      <w:r>
        <w:rPr>
          <w:rStyle w:val="CommentReference"/>
        </w:rPr>
        <w:annotationRef/>
      </w:r>
      <w:r>
        <w:t>How are threads and concurrency related?</w:t>
      </w:r>
    </w:p>
  </w:comment>
  <w:comment w:id="177" w:author="jishmi" w:date="2020-04-08T22:29:00Z" w:initials="j">
    <w:p w14:paraId="14B09527" w14:textId="77777777" w:rsidR="00304DF4" w:rsidRDefault="00304DF4">
      <w:pPr>
        <w:pStyle w:val="CommentText"/>
      </w:pPr>
      <w:r>
        <w:rPr>
          <w:rStyle w:val="CommentReference"/>
        </w:rPr>
        <w:annotationRef/>
      </w:r>
      <w:r>
        <w:t>Why thread is not executed?</w:t>
      </w:r>
    </w:p>
  </w:comment>
  <w:comment w:id="218" w:author="jishmi" w:date="2020-04-08T22:32:00Z" w:initials="j">
    <w:p w14:paraId="5556BFF9" w14:textId="77777777" w:rsidR="00304DF4" w:rsidRDefault="00304DF4">
      <w:pPr>
        <w:pStyle w:val="CommentText"/>
      </w:pPr>
      <w:r>
        <w:rPr>
          <w:rStyle w:val="CommentReference"/>
        </w:rPr>
        <w:annotationRef/>
      </w:r>
      <w:r>
        <w:t>Not clear.</w:t>
      </w:r>
    </w:p>
    <w:p w14:paraId="7C0FA63E" w14:textId="77777777" w:rsidR="00304DF4" w:rsidRDefault="00304DF4">
      <w:pPr>
        <w:pStyle w:val="CommentText"/>
      </w:pPr>
      <w:r>
        <w:t>Check the reasons to occur a race condition in multithreaded programs</w:t>
      </w:r>
    </w:p>
  </w:comment>
  <w:comment w:id="232" w:author="jishmi" w:date="2020-04-08T22:35:00Z" w:initials="j">
    <w:p w14:paraId="7F69A336" w14:textId="77777777" w:rsidR="00304DF4" w:rsidRDefault="00304DF4">
      <w:pPr>
        <w:pStyle w:val="CommentText"/>
      </w:pPr>
      <w:r>
        <w:rPr>
          <w:rStyle w:val="CommentReference"/>
        </w:rPr>
        <w:annotationRef/>
      </w:r>
      <w:r>
        <w:t>Run this code and the code above multiple times see the difference.</w:t>
      </w:r>
    </w:p>
    <w:p w14:paraId="12A75737" w14:textId="77777777" w:rsidR="00304DF4" w:rsidRDefault="00304DF4">
      <w:pPr>
        <w:pStyle w:val="CommentText"/>
      </w:pPr>
      <w:r>
        <w:t>Race condition is not specified clearly</w:t>
      </w:r>
    </w:p>
    <w:p w14:paraId="38C9918D" w14:textId="77777777" w:rsidR="00304DF4" w:rsidRDefault="00304DF4">
      <w:pPr>
        <w:pStyle w:val="CommentText"/>
      </w:pPr>
    </w:p>
  </w:comment>
  <w:comment w:id="246" w:author="jishmi" w:date="2020-04-08T22:39:00Z" w:initials="j">
    <w:p w14:paraId="27E1AD62" w14:textId="77777777" w:rsidR="00304DF4" w:rsidRDefault="00304DF4">
      <w:pPr>
        <w:pStyle w:val="CommentText"/>
      </w:pPr>
      <w:r>
        <w:rPr>
          <w:rStyle w:val="CommentReference"/>
        </w:rPr>
        <w:annotationRef/>
      </w:r>
      <w:r>
        <w:t>What is synchronization mechanism?</w:t>
      </w:r>
    </w:p>
    <w:p w14:paraId="17C5564E" w14:textId="1794FF94" w:rsidR="00304DF4" w:rsidRDefault="00304DF4">
      <w:pPr>
        <w:pStyle w:val="CommentText"/>
      </w:pPr>
      <w:r>
        <w:t>What is the relation between synchronization and mutual exclusion</w:t>
      </w:r>
    </w:p>
  </w:comment>
  <w:comment w:id="296" w:author="jishmi" w:date="2020-04-08T22:41:00Z" w:initials="j">
    <w:p w14:paraId="088CAFAD" w14:textId="77777777" w:rsidR="00304DF4" w:rsidRDefault="00304DF4">
      <w:pPr>
        <w:pStyle w:val="CommentText"/>
      </w:pPr>
      <w:r>
        <w:rPr>
          <w:rStyle w:val="CommentReference"/>
        </w:rPr>
        <w:annotationRef/>
      </w:r>
      <w:r>
        <w:t>Its use is not discussed</w:t>
      </w:r>
    </w:p>
  </w:comment>
  <w:comment w:id="322" w:author="jishmi" w:date="2020-04-08T22:46:00Z" w:initials="j">
    <w:p w14:paraId="4A1D83A4" w14:textId="04BED328" w:rsidR="00304DF4" w:rsidRDefault="00304DF4">
      <w:pPr>
        <w:pStyle w:val="CommentText"/>
      </w:pPr>
      <w:r>
        <w:rPr>
          <w:rStyle w:val="CommentReference"/>
        </w:rPr>
        <w:annotationRef/>
      </w:r>
      <w:r>
        <w:t>Not clear</w:t>
      </w:r>
    </w:p>
  </w:comment>
  <w:comment w:id="376" w:author="jishmi" w:date="2020-04-08T22:50:00Z" w:initials="j">
    <w:p w14:paraId="4F14EB50" w14:textId="77777777" w:rsidR="00304DF4" w:rsidRDefault="00304DF4">
      <w:pPr>
        <w:pStyle w:val="CommentText"/>
      </w:pPr>
      <w:r>
        <w:rPr>
          <w:rStyle w:val="CommentReference"/>
        </w:rPr>
        <w:annotationRef/>
      </w:r>
      <w:r>
        <w:t>Is it queueing type of mutex</w:t>
      </w:r>
    </w:p>
    <w:p w14:paraId="5D3AE89C" w14:textId="6CB7FDFA" w:rsidR="00304DF4" w:rsidRDefault="00304DF4">
      <w:pPr>
        <w:pStyle w:val="CommentText"/>
      </w:pPr>
      <w:r>
        <w:t>Else Who decides which thread executes next?</w:t>
      </w:r>
    </w:p>
  </w:comment>
  <w:comment w:id="397" w:author="jishmi" w:date="2020-04-08T22:52:00Z" w:initials="j">
    <w:p w14:paraId="699740ED" w14:textId="3554AC42" w:rsidR="00304DF4" w:rsidRDefault="00304DF4">
      <w:pPr>
        <w:pStyle w:val="CommentText"/>
      </w:pPr>
      <w:r>
        <w:rPr>
          <w:rStyle w:val="CommentReference"/>
        </w:rPr>
        <w:annotationRef/>
      </w:r>
      <w:r>
        <w:t>What causes race condition here?</w:t>
      </w:r>
    </w:p>
  </w:comment>
  <w:comment w:id="415" w:author="jishmi" w:date="2020-04-08T22:56:00Z" w:initials="j">
    <w:p w14:paraId="0C6132A0" w14:textId="7088E079" w:rsidR="00304DF4" w:rsidRDefault="00304DF4">
      <w:pPr>
        <w:pStyle w:val="CommentText"/>
      </w:pPr>
      <w:r>
        <w:rPr>
          <w:rStyle w:val="CommentReference"/>
        </w:rPr>
        <w:annotationRef/>
      </w:r>
      <w:r>
        <w:t>How semaphore is different from mutex?</w:t>
      </w:r>
    </w:p>
  </w:comment>
  <w:comment w:id="428" w:author="jishmi" w:date="2020-04-08T23:00:00Z" w:initials="j">
    <w:p w14:paraId="7C4A3DD0" w14:textId="2A334A96" w:rsidR="00304DF4" w:rsidRDefault="00304DF4">
      <w:pPr>
        <w:pStyle w:val="CommentText"/>
      </w:pPr>
      <w:r>
        <w:rPr>
          <w:rStyle w:val="CommentReference"/>
        </w:rPr>
        <w:annotationRef/>
      </w:r>
      <w:r>
        <w:t>Not clear</w:t>
      </w:r>
    </w:p>
  </w:comment>
  <w:comment w:id="430" w:author="jishmi" w:date="2020-04-09T11:13:00Z" w:initials="j">
    <w:p w14:paraId="6D73E458" w14:textId="246DE94E" w:rsidR="00304DF4" w:rsidRDefault="00304DF4">
      <w:pPr>
        <w:pStyle w:val="CommentText"/>
      </w:pPr>
      <w:r>
        <w:rPr>
          <w:rStyle w:val="CommentReference"/>
        </w:rPr>
        <w:annotationRef/>
      </w:r>
      <w:r>
        <w:t>Need to have more clarity on the use of condition variables</w:t>
      </w:r>
    </w:p>
  </w:comment>
  <w:comment w:id="526" w:author="jishmi" w:date="2020-04-08T23:08:00Z" w:initials="j">
    <w:p w14:paraId="4E3DD146" w14:textId="20F73BC2" w:rsidR="00304DF4" w:rsidRDefault="00304DF4">
      <w:pPr>
        <w:pStyle w:val="CommentText"/>
      </w:pPr>
      <w:r>
        <w:rPr>
          <w:rStyle w:val="CommentReference"/>
        </w:rPr>
        <w:annotationRef/>
      </w:r>
      <w:r>
        <w:t>Need clear explanation of the problem occurred here</w:t>
      </w:r>
    </w:p>
  </w:comment>
  <w:comment w:id="590" w:author="jishmi" w:date="2020-04-08T23:10:00Z" w:initials="j">
    <w:p w14:paraId="47BC4EA8" w14:textId="633A1616" w:rsidR="00304DF4" w:rsidRDefault="00304DF4">
      <w:pPr>
        <w:pStyle w:val="CommentText"/>
      </w:pPr>
      <w:r>
        <w:rPr>
          <w:rStyle w:val="CommentReference"/>
        </w:rPr>
        <w:annotationRef/>
      </w:r>
      <w:r>
        <w:t>What do you mean by this?</w:t>
      </w:r>
    </w:p>
  </w:comment>
  <w:comment w:id="673" w:author="jishmi" w:date="2020-04-08T23:12:00Z" w:initials="j">
    <w:p w14:paraId="466E2554" w14:textId="0B66C754" w:rsidR="00304DF4" w:rsidRDefault="00304DF4">
      <w:pPr>
        <w:pStyle w:val="CommentText"/>
      </w:pPr>
      <w:r>
        <w:rPr>
          <w:rStyle w:val="CommentReference"/>
        </w:rPr>
        <w:annotationRef/>
      </w:r>
      <w:r>
        <w:t>How it is different from the above two?</w:t>
      </w:r>
    </w:p>
  </w:comment>
  <w:comment w:id="690" w:author="jishmi" w:date="2020-04-08T23:14:00Z" w:initials="j">
    <w:p w14:paraId="00F99B24" w14:textId="26C96084" w:rsidR="00304DF4" w:rsidRDefault="00304DF4">
      <w:pPr>
        <w:pStyle w:val="CommentText"/>
      </w:pPr>
      <w:r>
        <w:rPr>
          <w:rStyle w:val="CommentReference"/>
        </w:rPr>
        <w:annotationRef/>
      </w:r>
      <w:r>
        <w:t>Is it correct? Need more clarity on this</w:t>
      </w:r>
    </w:p>
  </w:comment>
  <w:comment w:id="691" w:author="Microsoft" w:date="2020-04-13T08:53:00Z" w:initials="M">
    <w:p w14:paraId="62217A5D" w14:textId="0FDA973F" w:rsidR="00304DF4" w:rsidRDefault="00304DF4">
      <w:pPr>
        <w:pStyle w:val="CommentText"/>
      </w:pPr>
      <w:r>
        <w:rPr>
          <w:rStyle w:val="CommentReference"/>
        </w:rPr>
        <w:annotationRef/>
      </w:r>
      <w:r>
        <w:t>Answer for this is given below.</w:t>
      </w:r>
    </w:p>
  </w:comment>
  <w:comment w:id="1277" w:author="jishmi" w:date="2020-04-09T11:19:00Z" w:initials="j">
    <w:p w14:paraId="46112869" w14:textId="5F9287AE" w:rsidR="00304DF4" w:rsidRDefault="00304DF4">
      <w:pPr>
        <w:pStyle w:val="CommentText"/>
      </w:pPr>
      <w:r>
        <w:rPr>
          <w:rStyle w:val="CommentReference"/>
        </w:rPr>
        <w:annotationRef/>
      </w:r>
      <w:r>
        <w:t>Focus more on the writeup anaysis of the program screenshots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635697" w15:done="0"/>
  <w15:commentEx w15:paraId="78FAEF71" w15:paraIdParent="73635697" w15:done="0"/>
  <w15:commentEx w15:paraId="1A2D8665" w15:done="0"/>
  <w15:commentEx w15:paraId="14B09527" w15:done="0"/>
  <w15:commentEx w15:paraId="7C0FA63E" w15:done="0"/>
  <w15:commentEx w15:paraId="38C9918D" w15:done="0"/>
  <w15:commentEx w15:paraId="17C5564E" w15:done="0"/>
  <w15:commentEx w15:paraId="088CAFAD" w15:done="0"/>
  <w15:commentEx w15:paraId="4A1D83A4" w15:done="0"/>
  <w15:commentEx w15:paraId="5D3AE89C" w15:done="0"/>
  <w15:commentEx w15:paraId="699740ED" w15:done="0"/>
  <w15:commentEx w15:paraId="0C6132A0" w15:done="0"/>
  <w15:commentEx w15:paraId="7C4A3DD0" w15:done="0"/>
  <w15:commentEx w15:paraId="6D73E458" w15:done="0"/>
  <w15:commentEx w15:paraId="4E3DD146" w15:done="0"/>
  <w15:commentEx w15:paraId="47BC4EA8" w15:done="0"/>
  <w15:commentEx w15:paraId="466E2554" w15:done="0"/>
  <w15:commentEx w15:paraId="00F99B24" w15:done="0"/>
  <w15:commentEx w15:paraId="62217A5D" w15:paraIdParent="00F99B24" w15:done="0"/>
  <w15:commentEx w15:paraId="461128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jaVu Sans">
    <w:altName w:val="Times New Roman"/>
    <w:charset w:val="00"/>
    <w:family w:val="auto"/>
    <w:pitch w:val="variable"/>
  </w:font>
  <w:font w:name="Liberation Mono">
    <w:altName w:val="MS Gothic"/>
    <w:charset w:val="00"/>
    <w:family w:val="modern"/>
    <w:pitch w:val="fixed"/>
  </w:font>
  <w:font w:name="Noto Sans Mono CJK JP">
    <w:charset w:val="00"/>
    <w:family w:val="modern"/>
    <w:pitch w:val="fixed"/>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90029"/>
    <w:multiLevelType w:val="hybridMultilevel"/>
    <w:tmpl w:val="CADAB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D499E"/>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84A"/>
    <w:multiLevelType w:val="multilevel"/>
    <w:tmpl w:val="407EAD0E"/>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3" w15:restartNumberingAfterBreak="0">
    <w:nsid w:val="02FF0F93"/>
    <w:multiLevelType w:val="hybridMultilevel"/>
    <w:tmpl w:val="9EC2F5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F644BB"/>
    <w:multiLevelType w:val="hybridMultilevel"/>
    <w:tmpl w:val="08B0A5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856764E"/>
    <w:multiLevelType w:val="multilevel"/>
    <w:tmpl w:val="A738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33569"/>
    <w:multiLevelType w:val="hybridMultilevel"/>
    <w:tmpl w:val="5C84CE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F5B58E4"/>
    <w:multiLevelType w:val="hybridMultilevel"/>
    <w:tmpl w:val="D9BE11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FDD4022"/>
    <w:multiLevelType w:val="hybridMultilevel"/>
    <w:tmpl w:val="317E25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32D5D08"/>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1751C"/>
    <w:multiLevelType w:val="hybridMultilevel"/>
    <w:tmpl w:val="FCFC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EB7BB5"/>
    <w:multiLevelType w:val="multilevel"/>
    <w:tmpl w:val="2E8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63231"/>
    <w:multiLevelType w:val="hybridMultilevel"/>
    <w:tmpl w:val="6AF80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DE4CD2"/>
    <w:multiLevelType w:val="hybridMultilevel"/>
    <w:tmpl w:val="8CBEBF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0E3607"/>
    <w:multiLevelType w:val="multilevel"/>
    <w:tmpl w:val="CA96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660DA"/>
    <w:multiLevelType w:val="multilevel"/>
    <w:tmpl w:val="8D8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47BC9"/>
    <w:multiLevelType w:val="hybridMultilevel"/>
    <w:tmpl w:val="5C1AE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D50608"/>
    <w:multiLevelType w:val="hybridMultilevel"/>
    <w:tmpl w:val="D8FA7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AC70A8"/>
    <w:multiLevelType w:val="hybridMultilevel"/>
    <w:tmpl w:val="3FDE9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2032FC"/>
    <w:multiLevelType w:val="hybridMultilevel"/>
    <w:tmpl w:val="4154B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786EE9"/>
    <w:multiLevelType w:val="multilevel"/>
    <w:tmpl w:val="7F6E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71F8D"/>
    <w:multiLevelType w:val="hybridMultilevel"/>
    <w:tmpl w:val="2A4626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6072E2D"/>
    <w:multiLevelType w:val="hybridMultilevel"/>
    <w:tmpl w:val="6250FF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7DB4FDA"/>
    <w:multiLevelType w:val="multilevel"/>
    <w:tmpl w:val="5AB064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4AF13C7F"/>
    <w:multiLevelType w:val="hybridMultilevel"/>
    <w:tmpl w:val="F42E0A34"/>
    <w:lvl w:ilvl="0" w:tplc="40090001">
      <w:start w:val="1"/>
      <w:numFmt w:val="bullet"/>
      <w:lvlText w:val=""/>
      <w:lvlJc w:val="left"/>
      <w:pPr>
        <w:ind w:left="1080" w:hanging="360"/>
      </w:pPr>
      <w:rPr>
        <w:rFonts w:ascii="Symbol" w:hAnsi="Symbol" w:hint="default"/>
      </w:rPr>
    </w:lvl>
    <w:lvl w:ilvl="1" w:tplc="D8C6BDA4">
      <w:numFmt w:val="bullet"/>
      <w:lvlText w:val="•"/>
      <w:lvlJc w:val="left"/>
      <w:pPr>
        <w:ind w:left="1800" w:hanging="360"/>
      </w:pPr>
      <w:rPr>
        <w:rFonts w:ascii="Calibri" w:eastAsiaTheme="minorEastAsia"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D307F98"/>
    <w:multiLevelType w:val="hybridMultilevel"/>
    <w:tmpl w:val="5A946CB4"/>
    <w:lvl w:ilvl="0" w:tplc="4009000F">
      <w:start w:val="1"/>
      <w:numFmt w:val="decimal"/>
      <w:lvlText w:val="%1."/>
      <w:lvlJc w:val="left"/>
      <w:pPr>
        <w:ind w:left="1650" w:hanging="360"/>
      </w:pPr>
    </w:lvl>
    <w:lvl w:ilvl="1" w:tplc="40090019" w:tentative="1">
      <w:start w:val="1"/>
      <w:numFmt w:val="lowerLetter"/>
      <w:lvlText w:val="%2."/>
      <w:lvlJc w:val="left"/>
      <w:pPr>
        <w:ind w:left="2370" w:hanging="360"/>
      </w:pPr>
    </w:lvl>
    <w:lvl w:ilvl="2" w:tplc="4009001B" w:tentative="1">
      <w:start w:val="1"/>
      <w:numFmt w:val="lowerRoman"/>
      <w:lvlText w:val="%3."/>
      <w:lvlJc w:val="right"/>
      <w:pPr>
        <w:ind w:left="3090" w:hanging="180"/>
      </w:pPr>
    </w:lvl>
    <w:lvl w:ilvl="3" w:tplc="4009000F" w:tentative="1">
      <w:start w:val="1"/>
      <w:numFmt w:val="decimal"/>
      <w:lvlText w:val="%4."/>
      <w:lvlJc w:val="left"/>
      <w:pPr>
        <w:ind w:left="3810" w:hanging="360"/>
      </w:pPr>
    </w:lvl>
    <w:lvl w:ilvl="4" w:tplc="40090019" w:tentative="1">
      <w:start w:val="1"/>
      <w:numFmt w:val="lowerLetter"/>
      <w:lvlText w:val="%5."/>
      <w:lvlJc w:val="left"/>
      <w:pPr>
        <w:ind w:left="4530" w:hanging="360"/>
      </w:pPr>
    </w:lvl>
    <w:lvl w:ilvl="5" w:tplc="4009001B" w:tentative="1">
      <w:start w:val="1"/>
      <w:numFmt w:val="lowerRoman"/>
      <w:lvlText w:val="%6."/>
      <w:lvlJc w:val="right"/>
      <w:pPr>
        <w:ind w:left="5250" w:hanging="180"/>
      </w:pPr>
    </w:lvl>
    <w:lvl w:ilvl="6" w:tplc="4009000F" w:tentative="1">
      <w:start w:val="1"/>
      <w:numFmt w:val="decimal"/>
      <w:lvlText w:val="%7."/>
      <w:lvlJc w:val="left"/>
      <w:pPr>
        <w:ind w:left="5970" w:hanging="360"/>
      </w:pPr>
    </w:lvl>
    <w:lvl w:ilvl="7" w:tplc="40090019" w:tentative="1">
      <w:start w:val="1"/>
      <w:numFmt w:val="lowerLetter"/>
      <w:lvlText w:val="%8."/>
      <w:lvlJc w:val="left"/>
      <w:pPr>
        <w:ind w:left="6690" w:hanging="360"/>
      </w:pPr>
    </w:lvl>
    <w:lvl w:ilvl="8" w:tplc="4009001B" w:tentative="1">
      <w:start w:val="1"/>
      <w:numFmt w:val="lowerRoman"/>
      <w:lvlText w:val="%9."/>
      <w:lvlJc w:val="right"/>
      <w:pPr>
        <w:ind w:left="7410" w:hanging="180"/>
      </w:pPr>
    </w:lvl>
  </w:abstractNum>
  <w:abstractNum w:abstractNumId="26" w15:restartNumberingAfterBreak="0">
    <w:nsid w:val="4EBC4B70"/>
    <w:multiLevelType w:val="hybridMultilevel"/>
    <w:tmpl w:val="7F241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7C4BC5"/>
    <w:multiLevelType w:val="multilevel"/>
    <w:tmpl w:val="0A8C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735BA"/>
    <w:multiLevelType w:val="hybridMultilevel"/>
    <w:tmpl w:val="9CF83C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B215482"/>
    <w:multiLevelType w:val="hybridMultilevel"/>
    <w:tmpl w:val="7124C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9A0E22"/>
    <w:multiLevelType w:val="hybridMultilevel"/>
    <w:tmpl w:val="C5700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14682"/>
    <w:multiLevelType w:val="hybridMultilevel"/>
    <w:tmpl w:val="76BC7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552088"/>
    <w:multiLevelType w:val="hybridMultilevel"/>
    <w:tmpl w:val="8926E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F04FF7"/>
    <w:multiLevelType w:val="hybridMultilevel"/>
    <w:tmpl w:val="E0E42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CD61E2"/>
    <w:multiLevelType w:val="hybridMultilevel"/>
    <w:tmpl w:val="F1808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FF68EB"/>
    <w:multiLevelType w:val="multilevel"/>
    <w:tmpl w:val="B58C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8638B"/>
    <w:multiLevelType w:val="hybridMultilevel"/>
    <w:tmpl w:val="48E63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0D2F5F"/>
    <w:multiLevelType w:val="hybridMultilevel"/>
    <w:tmpl w:val="2312AA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407705F"/>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130D46"/>
    <w:multiLevelType w:val="multilevel"/>
    <w:tmpl w:val="B1521F6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78535FDC"/>
    <w:multiLevelType w:val="hybridMultilevel"/>
    <w:tmpl w:val="B2108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1626D1"/>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E1159"/>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2"/>
  </w:num>
  <w:num w:numId="3">
    <w:abstractNumId w:val="5"/>
  </w:num>
  <w:num w:numId="4">
    <w:abstractNumId w:val="26"/>
  </w:num>
  <w:num w:numId="5">
    <w:abstractNumId w:val="18"/>
  </w:num>
  <w:num w:numId="6">
    <w:abstractNumId w:val="38"/>
  </w:num>
  <w:num w:numId="7">
    <w:abstractNumId w:val="9"/>
  </w:num>
  <w:num w:numId="8">
    <w:abstractNumId w:val="41"/>
  </w:num>
  <w:num w:numId="9">
    <w:abstractNumId w:val="1"/>
  </w:num>
  <w:num w:numId="10">
    <w:abstractNumId w:val="24"/>
  </w:num>
  <w:num w:numId="11">
    <w:abstractNumId w:val="21"/>
  </w:num>
  <w:num w:numId="12">
    <w:abstractNumId w:val="34"/>
  </w:num>
  <w:num w:numId="13">
    <w:abstractNumId w:val="11"/>
  </w:num>
  <w:num w:numId="14">
    <w:abstractNumId w:val="20"/>
  </w:num>
  <w:num w:numId="15">
    <w:abstractNumId w:val="15"/>
  </w:num>
  <w:num w:numId="16">
    <w:abstractNumId w:val="35"/>
  </w:num>
  <w:num w:numId="17">
    <w:abstractNumId w:val="13"/>
  </w:num>
  <w:num w:numId="18">
    <w:abstractNumId w:val="14"/>
  </w:num>
  <w:num w:numId="19">
    <w:abstractNumId w:val="29"/>
  </w:num>
  <w:num w:numId="20">
    <w:abstractNumId w:val="2"/>
  </w:num>
  <w:num w:numId="21">
    <w:abstractNumId w:val="23"/>
  </w:num>
  <w:num w:numId="22">
    <w:abstractNumId w:val="6"/>
  </w:num>
  <w:num w:numId="23">
    <w:abstractNumId w:val="7"/>
  </w:num>
  <w:num w:numId="24">
    <w:abstractNumId w:val="39"/>
  </w:num>
  <w:num w:numId="25">
    <w:abstractNumId w:val="12"/>
  </w:num>
  <w:num w:numId="26">
    <w:abstractNumId w:val="10"/>
  </w:num>
  <w:num w:numId="27">
    <w:abstractNumId w:val="31"/>
  </w:num>
  <w:num w:numId="28">
    <w:abstractNumId w:val="17"/>
  </w:num>
  <w:num w:numId="29">
    <w:abstractNumId w:val="16"/>
  </w:num>
  <w:num w:numId="30">
    <w:abstractNumId w:val="8"/>
  </w:num>
  <w:num w:numId="31">
    <w:abstractNumId w:val="0"/>
  </w:num>
  <w:num w:numId="32">
    <w:abstractNumId w:val="36"/>
  </w:num>
  <w:num w:numId="33">
    <w:abstractNumId w:val="27"/>
  </w:num>
  <w:num w:numId="34">
    <w:abstractNumId w:val="37"/>
  </w:num>
  <w:num w:numId="35">
    <w:abstractNumId w:val="4"/>
  </w:num>
  <w:num w:numId="36">
    <w:abstractNumId w:val="33"/>
  </w:num>
  <w:num w:numId="37">
    <w:abstractNumId w:val="28"/>
  </w:num>
  <w:num w:numId="38">
    <w:abstractNumId w:val="32"/>
  </w:num>
  <w:num w:numId="39">
    <w:abstractNumId w:val="25"/>
  </w:num>
  <w:num w:numId="40">
    <w:abstractNumId w:val="22"/>
  </w:num>
  <w:num w:numId="41">
    <w:abstractNumId w:val="19"/>
  </w:num>
  <w:num w:numId="42">
    <w:abstractNumId w:val="40"/>
  </w:num>
  <w:num w:numId="4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E6"/>
    <w:rsid w:val="00002193"/>
    <w:rsid w:val="00002AEF"/>
    <w:rsid w:val="00010E5F"/>
    <w:rsid w:val="000152A1"/>
    <w:rsid w:val="000265A6"/>
    <w:rsid w:val="00031FBB"/>
    <w:rsid w:val="00036C7F"/>
    <w:rsid w:val="000409A0"/>
    <w:rsid w:val="00052A31"/>
    <w:rsid w:val="00061A48"/>
    <w:rsid w:val="00063F80"/>
    <w:rsid w:val="00070014"/>
    <w:rsid w:val="00075619"/>
    <w:rsid w:val="0008025E"/>
    <w:rsid w:val="00080371"/>
    <w:rsid w:val="00080688"/>
    <w:rsid w:val="000810CC"/>
    <w:rsid w:val="000928F3"/>
    <w:rsid w:val="000A24F2"/>
    <w:rsid w:val="000A5E14"/>
    <w:rsid w:val="000B0593"/>
    <w:rsid w:val="000C2152"/>
    <w:rsid w:val="000D681C"/>
    <w:rsid w:val="000F1CC3"/>
    <w:rsid w:val="000F7058"/>
    <w:rsid w:val="000F75E1"/>
    <w:rsid w:val="00117BD7"/>
    <w:rsid w:val="00127784"/>
    <w:rsid w:val="00131A85"/>
    <w:rsid w:val="0013469A"/>
    <w:rsid w:val="001404DD"/>
    <w:rsid w:val="0014162E"/>
    <w:rsid w:val="00141923"/>
    <w:rsid w:val="001425E6"/>
    <w:rsid w:val="001431C8"/>
    <w:rsid w:val="00150C21"/>
    <w:rsid w:val="001615FE"/>
    <w:rsid w:val="0016289C"/>
    <w:rsid w:val="00163AFF"/>
    <w:rsid w:val="00184284"/>
    <w:rsid w:val="001879A9"/>
    <w:rsid w:val="001956B2"/>
    <w:rsid w:val="0019700D"/>
    <w:rsid w:val="001B088D"/>
    <w:rsid w:val="001D64E7"/>
    <w:rsid w:val="00200D0B"/>
    <w:rsid w:val="002274F8"/>
    <w:rsid w:val="00231594"/>
    <w:rsid w:val="00247F5E"/>
    <w:rsid w:val="002504CC"/>
    <w:rsid w:val="00252556"/>
    <w:rsid w:val="00254A62"/>
    <w:rsid w:val="0026078C"/>
    <w:rsid w:val="00265C80"/>
    <w:rsid w:val="002743F5"/>
    <w:rsid w:val="00277FF0"/>
    <w:rsid w:val="002817FD"/>
    <w:rsid w:val="002830FE"/>
    <w:rsid w:val="002837BC"/>
    <w:rsid w:val="002910D2"/>
    <w:rsid w:val="0029386C"/>
    <w:rsid w:val="002A0190"/>
    <w:rsid w:val="002A05FE"/>
    <w:rsid w:val="002B71E8"/>
    <w:rsid w:val="002C7E3C"/>
    <w:rsid w:val="002E4F7C"/>
    <w:rsid w:val="002F03F2"/>
    <w:rsid w:val="002F384C"/>
    <w:rsid w:val="00302982"/>
    <w:rsid w:val="00304DF4"/>
    <w:rsid w:val="003122A1"/>
    <w:rsid w:val="003129F3"/>
    <w:rsid w:val="00316FB8"/>
    <w:rsid w:val="003323CA"/>
    <w:rsid w:val="0035339D"/>
    <w:rsid w:val="00356C3F"/>
    <w:rsid w:val="00362B69"/>
    <w:rsid w:val="00380B02"/>
    <w:rsid w:val="0038259E"/>
    <w:rsid w:val="00390A7F"/>
    <w:rsid w:val="003A1C3A"/>
    <w:rsid w:val="003A28E4"/>
    <w:rsid w:val="003B696D"/>
    <w:rsid w:val="003C237E"/>
    <w:rsid w:val="003C4E39"/>
    <w:rsid w:val="003C607A"/>
    <w:rsid w:val="003D0A42"/>
    <w:rsid w:val="003D6E43"/>
    <w:rsid w:val="003E7DF2"/>
    <w:rsid w:val="003F27E6"/>
    <w:rsid w:val="003F560E"/>
    <w:rsid w:val="00405BB6"/>
    <w:rsid w:val="00417B1C"/>
    <w:rsid w:val="0042041E"/>
    <w:rsid w:val="004348E4"/>
    <w:rsid w:val="00435F5C"/>
    <w:rsid w:val="00441A16"/>
    <w:rsid w:val="00441C41"/>
    <w:rsid w:val="00463EAE"/>
    <w:rsid w:val="00466785"/>
    <w:rsid w:val="00477011"/>
    <w:rsid w:val="004851B1"/>
    <w:rsid w:val="0049306A"/>
    <w:rsid w:val="004A2716"/>
    <w:rsid w:val="004A538F"/>
    <w:rsid w:val="004A5E72"/>
    <w:rsid w:val="004A6557"/>
    <w:rsid w:val="004B1AB3"/>
    <w:rsid w:val="004B4575"/>
    <w:rsid w:val="004C098C"/>
    <w:rsid w:val="004C508E"/>
    <w:rsid w:val="004C5318"/>
    <w:rsid w:val="004C57AF"/>
    <w:rsid w:val="004D05E2"/>
    <w:rsid w:val="004E668E"/>
    <w:rsid w:val="00506E77"/>
    <w:rsid w:val="00515BCD"/>
    <w:rsid w:val="00516227"/>
    <w:rsid w:val="00517513"/>
    <w:rsid w:val="0052395A"/>
    <w:rsid w:val="00523D45"/>
    <w:rsid w:val="00527CB7"/>
    <w:rsid w:val="0053219C"/>
    <w:rsid w:val="00534B06"/>
    <w:rsid w:val="0054262E"/>
    <w:rsid w:val="00542D94"/>
    <w:rsid w:val="00544B94"/>
    <w:rsid w:val="00552DB9"/>
    <w:rsid w:val="00554DBF"/>
    <w:rsid w:val="0056116F"/>
    <w:rsid w:val="005618B3"/>
    <w:rsid w:val="00562963"/>
    <w:rsid w:val="00563C70"/>
    <w:rsid w:val="0057569E"/>
    <w:rsid w:val="00576479"/>
    <w:rsid w:val="00587AA5"/>
    <w:rsid w:val="0059191E"/>
    <w:rsid w:val="005934A3"/>
    <w:rsid w:val="005A29DC"/>
    <w:rsid w:val="005B2FCC"/>
    <w:rsid w:val="005D4DA3"/>
    <w:rsid w:val="005D60E2"/>
    <w:rsid w:val="005E3333"/>
    <w:rsid w:val="00616346"/>
    <w:rsid w:val="00624109"/>
    <w:rsid w:val="006262B3"/>
    <w:rsid w:val="006274E9"/>
    <w:rsid w:val="00630748"/>
    <w:rsid w:val="00630FB6"/>
    <w:rsid w:val="00634F37"/>
    <w:rsid w:val="00635820"/>
    <w:rsid w:val="00640734"/>
    <w:rsid w:val="0064493C"/>
    <w:rsid w:val="00660B3C"/>
    <w:rsid w:val="00671FAF"/>
    <w:rsid w:val="00675023"/>
    <w:rsid w:val="00677281"/>
    <w:rsid w:val="006B533A"/>
    <w:rsid w:val="006B7C20"/>
    <w:rsid w:val="006C499A"/>
    <w:rsid w:val="006D1A68"/>
    <w:rsid w:val="006D2DF9"/>
    <w:rsid w:val="006D7D13"/>
    <w:rsid w:val="006E1326"/>
    <w:rsid w:val="006E6F5B"/>
    <w:rsid w:val="006F68D9"/>
    <w:rsid w:val="0071048B"/>
    <w:rsid w:val="00715DFE"/>
    <w:rsid w:val="0072131D"/>
    <w:rsid w:val="00724ADB"/>
    <w:rsid w:val="0072597E"/>
    <w:rsid w:val="0074077B"/>
    <w:rsid w:val="007476EF"/>
    <w:rsid w:val="007564FA"/>
    <w:rsid w:val="00757D94"/>
    <w:rsid w:val="007717B2"/>
    <w:rsid w:val="00781FAB"/>
    <w:rsid w:val="007A6480"/>
    <w:rsid w:val="007B5422"/>
    <w:rsid w:val="007C5216"/>
    <w:rsid w:val="007C6B36"/>
    <w:rsid w:val="007D21A8"/>
    <w:rsid w:val="007F0C28"/>
    <w:rsid w:val="007F5712"/>
    <w:rsid w:val="00804323"/>
    <w:rsid w:val="0081157E"/>
    <w:rsid w:val="00822C31"/>
    <w:rsid w:val="008463BC"/>
    <w:rsid w:val="00847DD1"/>
    <w:rsid w:val="008549E2"/>
    <w:rsid w:val="00873364"/>
    <w:rsid w:val="008740A9"/>
    <w:rsid w:val="00874D76"/>
    <w:rsid w:val="0087717B"/>
    <w:rsid w:val="00895E29"/>
    <w:rsid w:val="008A53E6"/>
    <w:rsid w:val="008A6BA9"/>
    <w:rsid w:val="008B1ECE"/>
    <w:rsid w:val="008B4981"/>
    <w:rsid w:val="008B774F"/>
    <w:rsid w:val="008B7767"/>
    <w:rsid w:val="008C150D"/>
    <w:rsid w:val="008C37FF"/>
    <w:rsid w:val="008C6D0A"/>
    <w:rsid w:val="008E37D1"/>
    <w:rsid w:val="008E42E3"/>
    <w:rsid w:val="008F25A2"/>
    <w:rsid w:val="008F6616"/>
    <w:rsid w:val="009037FB"/>
    <w:rsid w:val="00906406"/>
    <w:rsid w:val="00912F67"/>
    <w:rsid w:val="009162CE"/>
    <w:rsid w:val="00916315"/>
    <w:rsid w:val="00927B42"/>
    <w:rsid w:val="0093338E"/>
    <w:rsid w:val="009337D9"/>
    <w:rsid w:val="00936946"/>
    <w:rsid w:val="0094700B"/>
    <w:rsid w:val="00947228"/>
    <w:rsid w:val="009472E3"/>
    <w:rsid w:val="009506C8"/>
    <w:rsid w:val="009514D1"/>
    <w:rsid w:val="009564B1"/>
    <w:rsid w:val="00960C71"/>
    <w:rsid w:val="00961CC7"/>
    <w:rsid w:val="009673E0"/>
    <w:rsid w:val="0097474A"/>
    <w:rsid w:val="009847F1"/>
    <w:rsid w:val="009B2754"/>
    <w:rsid w:val="009B29ED"/>
    <w:rsid w:val="009B2DCA"/>
    <w:rsid w:val="009B44AE"/>
    <w:rsid w:val="009C1F3B"/>
    <w:rsid w:val="009C5F24"/>
    <w:rsid w:val="009D4457"/>
    <w:rsid w:val="009D481B"/>
    <w:rsid w:val="009E19AB"/>
    <w:rsid w:val="009E4606"/>
    <w:rsid w:val="009E49FE"/>
    <w:rsid w:val="009F102F"/>
    <w:rsid w:val="009F7215"/>
    <w:rsid w:val="00A031F1"/>
    <w:rsid w:val="00A040DB"/>
    <w:rsid w:val="00A05DF0"/>
    <w:rsid w:val="00A07989"/>
    <w:rsid w:val="00A10B68"/>
    <w:rsid w:val="00A24643"/>
    <w:rsid w:val="00A2748B"/>
    <w:rsid w:val="00A35CC7"/>
    <w:rsid w:val="00A42659"/>
    <w:rsid w:val="00A567D8"/>
    <w:rsid w:val="00A643A6"/>
    <w:rsid w:val="00A65912"/>
    <w:rsid w:val="00A65AB5"/>
    <w:rsid w:val="00A7103D"/>
    <w:rsid w:val="00A74248"/>
    <w:rsid w:val="00A80208"/>
    <w:rsid w:val="00A81894"/>
    <w:rsid w:val="00A83815"/>
    <w:rsid w:val="00A85D5B"/>
    <w:rsid w:val="00AA7496"/>
    <w:rsid w:val="00AB3362"/>
    <w:rsid w:val="00AB7558"/>
    <w:rsid w:val="00AC7641"/>
    <w:rsid w:val="00AD0AE3"/>
    <w:rsid w:val="00AF76D9"/>
    <w:rsid w:val="00B012DA"/>
    <w:rsid w:val="00B01B53"/>
    <w:rsid w:val="00B12209"/>
    <w:rsid w:val="00B21FFA"/>
    <w:rsid w:val="00B225B2"/>
    <w:rsid w:val="00B33E5F"/>
    <w:rsid w:val="00B36EE8"/>
    <w:rsid w:val="00B60E38"/>
    <w:rsid w:val="00B67FF2"/>
    <w:rsid w:val="00B71477"/>
    <w:rsid w:val="00B719C4"/>
    <w:rsid w:val="00B81359"/>
    <w:rsid w:val="00B84C29"/>
    <w:rsid w:val="00BB0376"/>
    <w:rsid w:val="00BB6297"/>
    <w:rsid w:val="00BC162F"/>
    <w:rsid w:val="00BD1418"/>
    <w:rsid w:val="00BE0998"/>
    <w:rsid w:val="00BE5035"/>
    <w:rsid w:val="00BF0343"/>
    <w:rsid w:val="00C04761"/>
    <w:rsid w:val="00C171EF"/>
    <w:rsid w:val="00C22704"/>
    <w:rsid w:val="00C37CBA"/>
    <w:rsid w:val="00C6383D"/>
    <w:rsid w:val="00C63E87"/>
    <w:rsid w:val="00C714FB"/>
    <w:rsid w:val="00C72AAF"/>
    <w:rsid w:val="00C86330"/>
    <w:rsid w:val="00C90785"/>
    <w:rsid w:val="00CB2C2A"/>
    <w:rsid w:val="00CB74AA"/>
    <w:rsid w:val="00CC0037"/>
    <w:rsid w:val="00CC1848"/>
    <w:rsid w:val="00CD2A8C"/>
    <w:rsid w:val="00CD3550"/>
    <w:rsid w:val="00CD5400"/>
    <w:rsid w:val="00CD5FDD"/>
    <w:rsid w:val="00CD6463"/>
    <w:rsid w:val="00D313A7"/>
    <w:rsid w:val="00D33877"/>
    <w:rsid w:val="00D40C8B"/>
    <w:rsid w:val="00D40E5D"/>
    <w:rsid w:val="00D506C0"/>
    <w:rsid w:val="00D55598"/>
    <w:rsid w:val="00D56F3E"/>
    <w:rsid w:val="00D604D6"/>
    <w:rsid w:val="00D9628C"/>
    <w:rsid w:val="00DB4C0F"/>
    <w:rsid w:val="00DC37E0"/>
    <w:rsid w:val="00DD08EA"/>
    <w:rsid w:val="00DD2BB7"/>
    <w:rsid w:val="00DE02A7"/>
    <w:rsid w:val="00DE15F5"/>
    <w:rsid w:val="00DE35AC"/>
    <w:rsid w:val="00DE7B27"/>
    <w:rsid w:val="00DF03F2"/>
    <w:rsid w:val="00E035E1"/>
    <w:rsid w:val="00E06364"/>
    <w:rsid w:val="00E07691"/>
    <w:rsid w:val="00E2577F"/>
    <w:rsid w:val="00E36136"/>
    <w:rsid w:val="00E456AD"/>
    <w:rsid w:val="00E45BD4"/>
    <w:rsid w:val="00E577F9"/>
    <w:rsid w:val="00E60DB1"/>
    <w:rsid w:val="00E62A9C"/>
    <w:rsid w:val="00E73E42"/>
    <w:rsid w:val="00E7496E"/>
    <w:rsid w:val="00E81998"/>
    <w:rsid w:val="00E82551"/>
    <w:rsid w:val="00E90751"/>
    <w:rsid w:val="00E90D89"/>
    <w:rsid w:val="00EA070E"/>
    <w:rsid w:val="00EB548C"/>
    <w:rsid w:val="00EC0EBA"/>
    <w:rsid w:val="00EC61F0"/>
    <w:rsid w:val="00ED0685"/>
    <w:rsid w:val="00EE299A"/>
    <w:rsid w:val="00F041C5"/>
    <w:rsid w:val="00F056DA"/>
    <w:rsid w:val="00F07AB9"/>
    <w:rsid w:val="00F119EB"/>
    <w:rsid w:val="00F14701"/>
    <w:rsid w:val="00F24B2E"/>
    <w:rsid w:val="00F57303"/>
    <w:rsid w:val="00F61B6F"/>
    <w:rsid w:val="00F633A9"/>
    <w:rsid w:val="00F6572B"/>
    <w:rsid w:val="00F65A9F"/>
    <w:rsid w:val="00F867FC"/>
    <w:rsid w:val="00FA07A8"/>
    <w:rsid w:val="00FC37E9"/>
    <w:rsid w:val="00FC394D"/>
    <w:rsid w:val="00FD2B81"/>
    <w:rsid w:val="00FF149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DA2C"/>
  <w15:chartTrackingRefBased/>
  <w15:docId w15:val="{893C6489-2C7E-4AE2-80EB-F2897AF14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0E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6307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B84C29"/>
    <w:pPr>
      <w:ind w:left="720"/>
      <w:contextualSpacing/>
    </w:pPr>
  </w:style>
  <w:style w:type="character" w:styleId="Hyperlink">
    <w:name w:val="Hyperlink"/>
    <w:basedOn w:val="DefaultParagraphFont"/>
    <w:uiPriority w:val="99"/>
    <w:unhideWhenUsed/>
    <w:rsid w:val="000A24F2"/>
    <w:rPr>
      <w:color w:val="0000FF"/>
      <w:u w:val="single"/>
    </w:rPr>
  </w:style>
  <w:style w:type="paragraph" w:styleId="Caption">
    <w:name w:val="caption"/>
    <w:basedOn w:val="Normal"/>
    <w:next w:val="Normal"/>
    <w:uiPriority w:val="35"/>
    <w:unhideWhenUsed/>
    <w:qFormat/>
    <w:rsid w:val="002C7E3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748"/>
    <w:rPr>
      <w:rFonts w:ascii="Times New Roman" w:eastAsia="Times New Roman" w:hAnsi="Times New Roman" w:cs="Times New Roman"/>
      <w:b/>
      <w:bCs/>
      <w:sz w:val="24"/>
      <w:szCs w:val="24"/>
    </w:rPr>
  </w:style>
  <w:style w:type="character" w:styleId="Strong">
    <w:name w:val="Strong"/>
    <w:basedOn w:val="DefaultParagraphFont"/>
    <w:uiPriority w:val="22"/>
    <w:qFormat/>
    <w:rsid w:val="00630748"/>
    <w:rPr>
      <w:b/>
      <w:bCs/>
    </w:rPr>
  </w:style>
  <w:style w:type="character" w:customStyle="1" w:styleId="Heading1Char">
    <w:name w:val="Heading 1 Char"/>
    <w:basedOn w:val="DefaultParagraphFont"/>
    <w:link w:val="Heading1"/>
    <w:uiPriority w:val="9"/>
    <w:rsid w:val="00010E5F"/>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D0AE3"/>
    <w:rPr>
      <w:sz w:val="16"/>
      <w:szCs w:val="16"/>
    </w:rPr>
  </w:style>
  <w:style w:type="paragraph" w:styleId="CommentText">
    <w:name w:val="annotation text"/>
    <w:basedOn w:val="Normal"/>
    <w:link w:val="CommentTextChar"/>
    <w:uiPriority w:val="99"/>
    <w:semiHidden/>
    <w:unhideWhenUsed/>
    <w:rsid w:val="00AD0AE3"/>
    <w:pPr>
      <w:spacing w:line="240" w:lineRule="auto"/>
    </w:pPr>
    <w:rPr>
      <w:sz w:val="20"/>
      <w:szCs w:val="20"/>
    </w:rPr>
  </w:style>
  <w:style w:type="character" w:customStyle="1" w:styleId="CommentTextChar">
    <w:name w:val="Comment Text Char"/>
    <w:basedOn w:val="DefaultParagraphFont"/>
    <w:link w:val="CommentText"/>
    <w:uiPriority w:val="99"/>
    <w:semiHidden/>
    <w:rsid w:val="00AD0AE3"/>
    <w:rPr>
      <w:sz w:val="20"/>
      <w:szCs w:val="20"/>
    </w:rPr>
  </w:style>
  <w:style w:type="paragraph" w:styleId="CommentSubject">
    <w:name w:val="annotation subject"/>
    <w:basedOn w:val="CommentText"/>
    <w:next w:val="CommentText"/>
    <w:link w:val="CommentSubjectChar"/>
    <w:uiPriority w:val="99"/>
    <w:semiHidden/>
    <w:unhideWhenUsed/>
    <w:rsid w:val="00AD0AE3"/>
    <w:rPr>
      <w:b/>
      <w:bCs/>
    </w:rPr>
  </w:style>
  <w:style w:type="character" w:customStyle="1" w:styleId="CommentSubjectChar">
    <w:name w:val="Comment Subject Char"/>
    <w:basedOn w:val="CommentTextChar"/>
    <w:link w:val="CommentSubject"/>
    <w:uiPriority w:val="99"/>
    <w:semiHidden/>
    <w:rsid w:val="00AD0AE3"/>
    <w:rPr>
      <w:b/>
      <w:bCs/>
      <w:sz w:val="20"/>
      <w:szCs w:val="20"/>
    </w:rPr>
  </w:style>
  <w:style w:type="paragraph" w:styleId="BalloonText">
    <w:name w:val="Balloon Text"/>
    <w:basedOn w:val="Normal"/>
    <w:link w:val="BalloonTextChar"/>
    <w:uiPriority w:val="99"/>
    <w:semiHidden/>
    <w:unhideWhenUsed/>
    <w:rsid w:val="00AD0A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0AE3"/>
    <w:rPr>
      <w:rFonts w:ascii="Segoe UI" w:hAnsi="Segoe UI" w:cs="Segoe UI"/>
      <w:sz w:val="18"/>
      <w:szCs w:val="18"/>
    </w:rPr>
  </w:style>
  <w:style w:type="paragraph" w:styleId="NormalWeb">
    <w:name w:val="Normal (Web)"/>
    <w:basedOn w:val="Normal"/>
    <w:uiPriority w:val="99"/>
    <w:unhideWhenUsed/>
    <w:rsid w:val="006B533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25E6"/>
    <w:rPr>
      <w:color w:val="954F72" w:themeColor="followedHyperlink"/>
      <w:u w:val="single"/>
    </w:rPr>
  </w:style>
  <w:style w:type="paragraph" w:styleId="Revision">
    <w:name w:val="Revision"/>
    <w:hidden/>
    <w:uiPriority w:val="99"/>
    <w:semiHidden/>
    <w:rsid w:val="001425E6"/>
    <w:pPr>
      <w:spacing w:after="0" w:line="240" w:lineRule="auto"/>
    </w:pPr>
  </w:style>
  <w:style w:type="character" w:styleId="Emphasis">
    <w:name w:val="Emphasis"/>
    <w:basedOn w:val="DefaultParagraphFont"/>
    <w:uiPriority w:val="20"/>
    <w:qFormat/>
    <w:rsid w:val="00417B1C"/>
    <w:rPr>
      <w:i/>
      <w:iCs/>
    </w:rPr>
  </w:style>
  <w:style w:type="paragraph" w:customStyle="1" w:styleId="Standard">
    <w:name w:val="Standard"/>
    <w:rsid w:val="00A040DB"/>
    <w:pPr>
      <w:suppressAutoHyphens/>
      <w:autoSpaceDN w:val="0"/>
      <w:textAlignment w:val="baseline"/>
    </w:pPr>
    <w:rPr>
      <w:rFonts w:ascii="Calibri" w:eastAsia="MS Mincho" w:hAnsi="Calibri" w:cs="DejaVu Sans"/>
    </w:rPr>
  </w:style>
  <w:style w:type="paragraph" w:customStyle="1" w:styleId="PreformattedText">
    <w:name w:val="Preformatted Text"/>
    <w:basedOn w:val="Standard"/>
    <w:rsid w:val="00D56F3E"/>
    <w:pPr>
      <w:spacing w:after="0"/>
    </w:pPr>
    <w:rPr>
      <w:rFonts w:ascii="Liberation Mono" w:eastAsia="Noto Sans Mono CJK JP" w:hAnsi="Liberation Mono" w:cs="Liberation Mono"/>
      <w:sz w:val="20"/>
      <w:szCs w:val="20"/>
    </w:rPr>
  </w:style>
  <w:style w:type="character" w:customStyle="1" w:styleId="SourceText">
    <w:name w:val="Source Text"/>
    <w:rsid w:val="00D56F3E"/>
    <w:rPr>
      <w:rFonts w:ascii="Liberation Mono" w:eastAsia="Noto Sans Mono CJK JP" w:hAnsi="Liberation Mono" w:cs="Liberation Mono"/>
    </w:rPr>
  </w:style>
  <w:style w:type="character" w:customStyle="1" w:styleId="Internetlink">
    <w:name w:val="Internet link"/>
    <w:basedOn w:val="DefaultParagraphFont"/>
    <w:rsid w:val="00A81894"/>
    <w:rPr>
      <w:color w:val="0000FF"/>
      <w:u w:val="single"/>
    </w:rPr>
  </w:style>
  <w:style w:type="numbering" w:customStyle="1" w:styleId="WWNum4">
    <w:name w:val="WWNum4"/>
    <w:basedOn w:val="NoList"/>
    <w:rsid w:val="00A81894"/>
    <w:pPr>
      <w:numPr>
        <w:numId w:val="24"/>
      </w:numPr>
    </w:pPr>
  </w:style>
  <w:style w:type="character" w:styleId="HTMLCode">
    <w:name w:val="HTML Code"/>
    <w:basedOn w:val="DefaultParagraphFont"/>
    <w:uiPriority w:val="99"/>
    <w:semiHidden/>
    <w:unhideWhenUsed/>
    <w:rsid w:val="005934A3"/>
    <w:rPr>
      <w:rFonts w:ascii="Courier New" w:eastAsia="Times New Roman" w:hAnsi="Courier New" w:cs="Courier New"/>
      <w:sz w:val="20"/>
      <w:szCs w:val="20"/>
    </w:rPr>
  </w:style>
  <w:style w:type="table" w:styleId="TableGrid">
    <w:name w:val="Table Grid"/>
    <w:basedOn w:val="TableNormal"/>
    <w:uiPriority w:val="39"/>
    <w:rsid w:val="002F3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10">
    <w:name w:val="sp10"/>
    <w:basedOn w:val="DefaultParagraphFont"/>
    <w:rsid w:val="00143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2866">
      <w:bodyDiv w:val="1"/>
      <w:marLeft w:val="0"/>
      <w:marRight w:val="0"/>
      <w:marTop w:val="0"/>
      <w:marBottom w:val="0"/>
      <w:divBdr>
        <w:top w:val="none" w:sz="0" w:space="0" w:color="auto"/>
        <w:left w:val="none" w:sz="0" w:space="0" w:color="auto"/>
        <w:bottom w:val="none" w:sz="0" w:space="0" w:color="auto"/>
        <w:right w:val="none" w:sz="0" w:space="0" w:color="auto"/>
      </w:divBdr>
    </w:div>
    <w:div w:id="163205693">
      <w:bodyDiv w:val="1"/>
      <w:marLeft w:val="0"/>
      <w:marRight w:val="0"/>
      <w:marTop w:val="0"/>
      <w:marBottom w:val="0"/>
      <w:divBdr>
        <w:top w:val="none" w:sz="0" w:space="0" w:color="auto"/>
        <w:left w:val="none" w:sz="0" w:space="0" w:color="auto"/>
        <w:bottom w:val="none" w:sz="0" w:space="0" w:color="auto"/>
        <w:right w:val="none" w:sz="0" w:space="0" w:color="auto"/>
      </w:divBdr>
    </w:div>
    <w:div w:id="283972664">
      <w:bodyDiv w:val="1"/>
      <w:marLeft w:val="0"/>
      <w:marRight w:val="0"/>
      <w:marTop w:val="0"/>
      <w:marBottom w:val="0"/>
      <w:divBdr>
        <w:top w:val="none" w:sz="0" w:space="0" w:color="auto"/>
        <w:left w:val="none" w:sz="0" w:space="0" w:color="auto"/>
        <w:bottom w:val="none" w:sz="0" w:space="0" w:color="auto"/>
        <w:right w:val="none" w:sz="0" w:space="0" w:color="auto"/>
      </w:divBdr>
    </w:div>
    <w:div w:id="297810096">
      <w:bodyDiv w:val="1"/>
      <w:marLeft w:val="0"/>
      <w:marRight w:val="0"/>
      <w:marTop w:val="0"/>
      <w:marBottom w:val="0"/>
      <w:divBdr>
        <w:top w:val="none" w:sz="0" w:space="0" w:color="auto"/>
        <w:left w:val="none" w:sz="0" w:space="0" w:color="auto"/>
        <w:bottom w:val="none" w:sz="0" w:space="0" w:color="auto"/>
        <w:right w:val="none" w:sz="0" w:space="0" w:color="auto"/>
      </w:divBdr>
    </w:div>
    <w:div w:id="500702543">
      <w:bodyDiv w:val="1"/>
      <w:marLeft w:val="0"/>
      <w:marRight w:val="0"/>
      <w:marTop w:val="0"/>
      <w:marBottom w:val="0"/>
      <w:divBdr>
        <w:top w:val="none" w:sz="0" w:space="0" w:color="auto"/>
        <w:left w:val="none" w:sz="0" w:space="0" w:color="auto"/>
        <w:bottom w:val="none" w:sz="0" w:space="0" w:color="auto"/>
        <w:right w:val="none" w:sz="0" w:space="0" w:color="auto"/>
      </w:divBdr>
    </w:div>
    <w:div w:id="550653227">
      <w:bodyDiv w:val="1"/>
      <w:marLeft w:val="0"/>
      <w:marRight w:val="0"/>
      <w:marTop w:val="0"/>
      <w:marBottom w:val="0"/>
      <w:divBdr>
        <w:top w:val="none" w:sz="0" w:space="0" w:color="auto"/>
        <w:left w:val="none" w:sz="0" w:space="0" w:color="auto"/>
        <w:bottom w:val="none" w:sz="0" w:space="0" w:color="auto"/>
        <w:right w:val="none" w:sz="0" w:space="0" w:color="auto"/>
      </w:divBdr>
    </w:div>
    <w:div w:id="631910840">
      <w:bodyDiv w:val="1"/>
      <w:marLeft w:val="0"/>
      <w:marRight w:val="0"/>
      <w:marTop w:val="0"/>
      <w:marBottom w:val="0"/>
      <w:divBdr>
        <w:top w:val="none" w:sz="0" w:space="0" w:color="auto"/>
        <w:left w:val="none" w:sz="0" w:space="0" w:color="auto"/>
        <w:bottom w:val="none" w:sz="0" w:space="0" w:color="auto"/>
        <w:right w:val="none" w:sz="0" w:space="0" w:color="auto"/>
      </w:divBdr>
    </w:div>
    <w:div w:id="696347246">
      <w:bodyDiv w:val="1"/>
      <w:marLeft w:val="0"/>
      <w:marRight w:val="0"/>
      <w:marTop w:val="0"/>
      <w:marBottom w:val="0"/>
      <w:divBdr>
        <w:top w:val="none" w:sz="0" w:space="0" w:color="auto"/>
        <w:left w:val="none" w:sz="0" w:space="0" w:color="auto"/>
        <w:bottom w:val="none" w:sz="0" w:space="0" w:color="auto"/>
        <w:right w:val="none" w:sz="0" w:space="0" w:color="auto"/>
      </w:divBdr>
    </w:div>
    <w:div w:id="853038936">
      <w:bodyDiv w:val="1"/>
      <w:marLeft w:val="0"/>
      <w:marRight w:val="0"/>
      <w:marTop w:val="0"/>
      <w:marBottom w:val="0"/>
      <w:divBdr>
        <w:top w:val="none" w:sz="0" w:space="0" w:color="auto"/>
        <w:left w:val="none" w:sz="0" w:space="0" w:color="auto"/>
        <w:bottom w:val="none" w:sz="0" w:space="0" w:color="auto"/>
        <w:right w:val="none" w:sz="0" w:space="0" w:color="auto"/>
      </w:divBdr>
    </w:div>
    <w:div w:id="863516563">
      <w:bodyDiv w:val="1"/>
      <w:marLeft w:val="0"/>
      <w:marRight w:val="0"/>
      <w:marTop w:val="0"/>
      <w:marBottom w:val="0"/>
      <w:divBdr>
        <w:top w:val="none" w:sz="0" w:space="0" w:color="auto"/>
        <w:left w:val="none" w:sz="0" w:space="0" w:color="auto"/>
        <w:bottom w:val="none" w:sz="0" w:space="0" w:color="auto"/>
        <w:right w:val="none" w:sz="0" w:space="0" w:color="auto"/>
      </w:divBdr>
    </w:div>
    <w:div w:id="970748064">
      <w:bodyDiv w:val="1"/>
      <w:marLeft w:val="0"/>
      <w:marRight w:val="0"/>
      <w:marTop w:val="0"/>
      <w:marBottom w:val="0"/>
      <w:divBdr>
        <w:top w:val="none" w:sz="0" w:space="0" w:color="auto"/>
        <w:left w:val="none" w:sz="0" w:space="0" w:color="auto"/>
        <w:bottom w:val="none" w:sz="0" w:space="0" w:color="auto"/>
        <w:right w:val="none" w:sz="0" w:space="0" w:color="auto"/>
      </w:divBdr>
    </w:div>
    <w:div w:id="970985586">
      <w:bodyDiv w:val="1"/>
      <w:marLeft w:val="0"/>
      <w:marRight w:val="0"/>
      <w:marTop w:val="0"/>
      <w:marBottom w:val="0"/>
      <w:divBdr>
        <w:top w:val="none" w:sz="0" w:space="0" w:color="auto"/>
        <w:left w:val="none" w:sz="0" w:space="0" w:color="auto"/>
        <w:bottom w:val="none" w:sz="0" w:space="0" w:color="auto"/>
        <w:right w:val="none" w:sz="0" w:space="0" w:color="auto"/>
      </w:divBdr>
    </w:div>
    <w:div w:id="1009874042">
      <w:bodyDiv w:val="1"/>
      <w:marLeft w:val="0"/>
      <w:marRight w:val="0"/>
      <w:marTop w:val="0"/>
      <w:marBottom w:val="0"/>
      <w:divBdr>
        <w:top w:val="none" w:sz="0" w:space="0" w:color="auto"/>
        <w:left w:val="none" w:sz="0" w:space="0" w:color="auto"/>
        <w:bottom w:val="none" w:sz="0" w:space="0" w:color="auto"/>
        <w:right w:val="none" w:sz="0" w:space="0" w:color="auto"/>
      </w:divBdr>
    </w:div>
    <w:div w:id="1151799037">
      <w:bodyDiv w:val="1"/>
      <w:marLeft w:val="0"/>
      <w:marRight w:val="0"/>
      <w:marTop w:val="0"/>
      <w:marBottom w:val="0"/>
      <w:divBdr>
        <w:top w:val="none" w:sz="0" w:space="0" w:color="auto"/>
        <w:left w:val="none" w:sz="0" w:space="0" w:color="auto"/>
        <w:bottom w:val="none" w:sz="0" w:space="0" w:color="auto"/>
        <w:right w:val="none" w:sz="0" w:space="0" w:color="auto"/>
      </w:divBdr>
    </w:div>
    <w:div w:id="1542084950">
      <w:bodyDiv w:val="1"/>
      <w:marLeft w:val="0"/>
      <w:marRight w:val="0"/>
      <w:marTop w:val="0"/>
      <w:marBottom w:val="0"/>
      <w:divBdr>
        <w:top w:val="none" w:sz="0" w:space="0" w:color="auto"/>
        <w:left w:val="none" w:sz="0" w:space="0" w:color="auto"/>
        <w:bottom w:val="none" w:sz="0" w:space="0" w:color="auto"/>
        <w:right w:val="none" w:sz="0" w:space="0" w:color="auto"/>
      </w:divBdr>
    </w:div>
    <w:div w:id="1650743308">
      <w:bodyDiv w:val="1"/>
      <w:marLeft w:val="0"/>
      <w:marRight w:val="0"/>
      <w:marTop w:val="0"/>
      <w:marBottom w:val="0"/>
      <w:divBdr>
        <w:top w:val="none" w:sz="0" w:space="0" w:color="auto"/>
        <w:left w:val="none" w:sz="0" w:space="0" w:color="auto"/>
        <w:bottom w:val="none" w:sz="0" w:space="0" w:color="auto"/>
        <w:right w:val="none" w:sz="0" w:space="0" w:color="auto"/>
      </w:divBdr>
    </w:div>
    <w:div w:id="1841777208">
      <w:bodyDiv w:val="1"/>
      <w:marLeft w:val="0"/>
      <w:marRight w:val="0"/>
      <w:marTop w:val="0"/>
      <w:marBottom w:val="0"/>
      <w:divBdr>
        <w:top w:val="none" w:sz="0" w:space="0" w:color="auto"/>
        <w:left w:val="none" w:sz="0" w:space="0" w:color="auto"/>
        <w:bottom w:val="none" w:sz="0" w:space="0" w:color="auto"/>
        <w:right w:val="none" w:sz="0" w:space="0" w:color="auto"/>
      </w:divBdr>
    </w:div>
    <w:div w:id="194492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249C1-139F-4E8E-8862-6B4EC8C0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6098</TotalTime>
  <Pages>46</Pages>
  <Words>8280</Words>
  <Characters>47202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219</cp:revision>
  <cp:lastPrinted>2020-04-08T06:47:00Z</cp:lastPrinted>
  <dcterms:created xsi:type="dcterms:W3CDTF">2020-04-08T12:07:00Z</dcterms:created>
  <dcterms:modified xsi:type="dcterms:W3CDTF">2020-05-03T14:50:00Z</dcterms:modified>
</cp:coreProperties>
</file>